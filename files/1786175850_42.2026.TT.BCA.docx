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Look w:val="01E0" w:firstRow="1" w:lastRow="1" w:firstColumn="1" w:lastColumn="1" w:noHBand="0" w:noVBand="0"/>
      </w:tblPr>
      <w:tblGrid>
        <w:gridCol w:w="3083"/>
        <w:gridCol w:w="5813"/>
      </w:tblGrid>
      <w:tr w:rsidR="00C866A6" w:rsidRPr="00C866A6" w14:paraId="6FAAD1A0" w14:textId="77777777" w:rsidTr="00483724">
        <w:tc>
          <w:tcPr>
            <w:tcW w:w="3083" w:type="dxa"/>
          </w:tcPr>
          <w:p w14:paraId="7C5C4299" w14:textId="77777777" w:rsidR="00F52F2D" w:rsidRPr="00C866A6" w:rsidRDefault="00F52F2D" w:rsidP="00CF5266">
            <w:pPr>
              <w:widowControl w:val="0"/>
              <w:jc w:val="center"/>
              <w:rPr>
                <w:b/>
                <w:bCs/>
                <w:sz w:val="26"/>
                <w:szCs w:val="26"/>
              </w:rPr>
            </w:pPr>
            <w:r w:rsidRPr="00C866A6">
              <w:rPr>
                <w:b/>
                <w:bCs/>
                <w:sz w:val="26"/>
                <w:szCs w:val="26"/>
              </w:rPr>
              <w:t>BỘ CÔNG AN</w:t>
            </w:r>
          </w:p>
          <w:p w14:paraId="7A73E7EE" w14:textId="677A1B5C" w:rsidR="00F52F2D" w:rsidRPr="00C866A6" w:rsidRDefault="009D3EA3" w:rsidP="00CF5266">
            <w:pPr>
              <w:widowControl w:val="0"/>
              <w:jc w:val="center"/>
              <w:rPr>
                <w:sz w:val="28"/>
                <w:szCs w:val="28"/>
              </w:rPr>
            </w:pPr>
            <w:r w:rsidRPr="00C866A6">
              <w:rPr>
                <w:noProof/>
                <w:sz w:val="28"/>
                <w:szCs w:val="28"/>
              </w:rPr>
              <mc:AlternateContent>
                <mc:Choice Requires="wps">
                  <w:drawing>
                    <wp:anchor distT="4294967294" distB="4294967294" distL="114300" distR="114300" simplePos="0" relativeHeight="251659264" behindDoc="0" locked="0" layoutInCell="1" allowOverlap="1" wp14:anchorId="15CAD82D" wp14:editId="5C028376">
                      <wp:simplePos x="0" y="0"/>
                      <wp:positionH relativeFrom="column">
                        <wp:posOffset>624840</wp:posOffset>
                      </wp:positionH>
                      <wp:positionV relativeFrom="paragraph">
                        <wp:posOffset>26669</wp:posOffset>
                      </wp:positionV>
                      <wp:extent cx="533400" cy="0"/>
                      <wp:effectExtent l="0" t="0" r="19050"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BBA7E1" id="Straight Connector 2" o:spid="_x0000_s1026" style="position:absolute;flip:y;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2.1pt" to="91.2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"/>
                  </w:pict>
                </mc:Fallback>
              </mc:AlternateContent>
            </w:r>
          </w:p>
          <w:p w14:paraId="4B959B82" w14:textId="77777777" w:rsidR="00F52F2D" w:rsidRPr="00C866A6" w:rsidRDefault="00F52F2D" w:rsidP="00CF5266">
            <w:pPr>
              <w:widowControl w:val="0"/>
              <w:jc w:val="center"/>
              <w:rPr>
                <w:iCs/>
                <w:sz w:val="28"/>
                <w:szCs w:val="28"/>
              </w:rPr>
            </w:pPr>
          </w:p>
        </w:tc>
        <w:tc>
          <w:tcPr>
            <w:tcW w:w="5813" w:type="dxa"/>
          </w:tcPr>
          <w:p w14:paraId="457BA26B" w14:textId="77777777" w:rsidR="00F52F2D" w:rsidRPr="00C866A6" w:rsidRDefault="00F52F2D" w:rsidP="00CF5266">
            <w:pPr>
              <w:widowControl w:val="0"/>
              <w:jc w:val="center"/>
              <w:rPr>
                <w:b/>
                <w:bCs/>
                <w:sz w:val="26"/>
                <w:szCs w:val="26"/>
              </w:rPr>
            </w:pPr>
            <w:r w:rsidRPr="00C866A6">
              <w:rPr>
                <w:b/>
                <w:bCs/>
                <w:sz w:val="26"/>
                <w:szCs w:val="26"/>
              </w:rPr>
              <w:t>CỘNG HOÀ XÃ HỘI CHỦ NGHĨA VIỆT NAM</w:t>
            </w:r>
          </w:p>
          <w:p w14:paraId="3312B4B2" w14:textId="0F4C040B" w:rsidR="00F52F2D" w:rsidRPr="00C866A6" w:rsidRDefault="009D3EA3" w:rsidP="00CF5266">
            <w:pPr>
              <w:widowControl w:val="0"/>
              <w:jc w:val="center"/>
              <w:rPr>
                <w:iCs/>
                <w:sz w:val="28"/>
                <w:szCs w:val="28"/>
              </w:rPr>
            </w:pPr>
            <w:r w:rsidRPr="00C866A6">
              <w:rPr>
                <w:b/>
                <w:bCs/>
                <w:noProof/>
                <w:sz w:val="28"/>
                <w:szCs w:val="28"/>
              </w:rPr>
              <mc:AlternateContent>
                <mc:Choice Requires="wps">
                  <w:drawing>
                    <wp:anchor distT="4294967294" distB="4294967294" distL="114300" distR="114300" simplePos="0" relativeHeight="251660288" behindDoc="0" locked="0" layoutInCell="1" allowOverlap="1" wp14:anchorId="21D3F8BC" wp14:editId="2DF0F0A0">
                      <wp:simplePos x="0" y="0"/>
                      <wp:positionH relativeFrom="column">
                        <wp:posOffset>705485</wp:posOffset>
                      </wp:positionH>
                      <wp:positionV relativeFrom="paragraph">
                        <wp:posOffset>229869</wp:posOffset>
                      </wp:positionV>
                      <wp:extent cx="2133600" cy="0"/>
                      <wp:effectExtent l="0" t="0" r="19050"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FDC482" id="Straight Connector 1"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55pt,18.1pt" to="223.5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"/>
                  </w:pict>
                </mc:Fallback>
              </mc:AlternateContent>
            </w:r>
            <w:r w:rsidR="00F52F2D" w:rsidRPr="00C866A6">
              <w:rPr>
                <w:b/>
                <w:bCs/>
                <w:sz w:val="28"/>
                <w:szCs w:val="28"/>
              </w:rPr>
              <w:t>Độc lập - Tự do - Hạnh phúc</w:t>
            </w:r>
          </w:p>
        </w:tc>
      </w:tr>
      <w:tr w:rsidR="00C866A6" w:rsidRPr="00C866A6" w14:paraId="1919548C" w14:textId="77777777" w:rsidTr="00483724">
        <w:tc>
          <w:tcPr>
            <w:tcW w:w="3083" w:type="dxa"/>
          </w:tcPr>
          <w:p w14:paraId="0738D37A" w14:textId="4D69E750" w:rsidR="00F52F2D" w:rsidRPr="00C866A6" w:rsidRDefault="002B766B" w:rsidP="00CF5266">
            <w:pPr>
              <w:widowControl w:val="0"/>
              <w:spacing w:before="120" w:after="120"/>
              <w:jc w:val="center"/>
              <w:rPr>
                <w:iCs/>
                <w:sz w:val="26"/>
                <w:szCs w:val="26"/>
              </w:rPr>
            </w:pPr>
            <w:r w:rsidRPr="00C866A6">
              <w:rPr>
                <w:sz w:val="26"/>
                <w:szCs w:val="26"/>
              </w:rPr>
              <w:t>Số: 42</w:t>
            </w:r>
            <w:r w:rsidR="00F52F2D" w:rsidRPr="00C866A6">
              <w:rPr>
                <w:sz w:val="26"/>
                <w:szCs w:val="26"/>
              </w:rPr>
              <w:t>/2026/TT-BCA</w:t>
            </w:r>
          </w:p>
        </w:tc>
        <w:tc>
          <w:tcPr>
            <w:tcW w:w="5813" w:type="dxa"/>
          </w:tcPr>
          <w:p w14:paraId="2A15959C" w14:textId="3E81F432" w:rsidR="00F52F2D" w:rsidRPr="00C866A6" w:rsidRDefault="00D946D6" w:rsidP="002B766B">
            <w:pPr>
              <w:widowControl w:val="0"/>
              <w:spacing w:before="120" w:after="120"/>
              <w:jc w:val="center"/>
              <w:rPr>
                <w:i/>
                <w:iCs/>
                <w:sz w:val="26"/>
                <w:szCs w:val="26"/>
              </w:rPr>
            </w:pPr>
            <w:r w:rsidRPr="00C866A6">
              <w:rPr>
                <w:i/>
                <w:iCs/>
                <w:sz w:val="26"/>
                <w:szCs w:val="26"/>
              </w:rPr>
              <w:t xml:space="preserve">Hà Nội, ngày </w:t>
            </w:r>
            <w:r w:rsidR="002B766B" w:rsidRPr="00C866A6">
              <w:rPr>
                <w:i/>
                <w:iCs/>
                <w:sz w:val="26"/>
                <w:szCs w:val="26"/>
              </w:rPr>
              <w:t>29 tháng 4</w:t>
            </w:r>
            <w:r w:rsidR="005E76A8" w:rsidRPr="00C866A6">
              <w:rPr>
                <w:i/>
                <w:iCs/>
                <w:sz w:val="26"/>
                <w:szCs w:val="26"/>
              </w:rPr>
              <w:t xml:space="preserve"> </w:t>
            </w:r>
            <w:r w:rsidR="00F52F2D" w:rsidRPr="00C866A6">
              <w:rPr>
                <w:i/>
                <w:iCs/>
                <w:sz w:val="26"/>
                <w:szCs w:val="26"/>
              </w:rPr>
              <w:t>năm 2026</w:t>
            </w:r>
          </w:p>
        </w:tc>
      </w:tr>
    </w:tbl>
    <w:p w14:paraId="7BCD2E49" w14:textId="189FF723" w:rsidR="006B2D47" w:rsidRPr="00C866A6" w:rsidRDefault="00F52F2D" w:rsidP="00CF5266">
      <w:pPr>
        <w:widowControl w:val="0"/>
        <w:spacing w:before="120" w:after="120"/>
        <w:rPr>
          <w:b/>
          <w:bCs/>
          <w:szCs w:val="28"/>
        </w:rPr>
      </w:pPr>
      <w:r w:rsidRPr="00C866A6">
        <w:rPr>
          <w:b/>
          <w:bCs/>
          <w:sz w:val="28"/>
          <w:szCs w:val="28"/>
        </w:rPr>
        <w:tab/>
      </w:r>
      <w:r w:rsidRPr="00C866A6">
        <w:rPr>
          <w:b/>
          <w:bCs/>
          <w:sz w:val="28"/>
          <w:szCs w:val="28"/>
        </w:rPr>
        <w:tab/>
      </w:r>
      <w:r w:rsidRPr="00C866A6">
        <w:rPr>
          <w:b/>
          <w:bCs/>
          <w:sz w:val="28"/>
          <w:szCs w:val="28"/>
        </w:rPr>
        <w:tab/>
      </w:r>
      <w:r w:rsidRPr="00C866A6">
        <w:rPr>
          <w:b/>
          <w:bCs/>
          <w:sz w:val="28"/>
          <w:szCs w:val="28"/>
        </w:rPr>
        <w:tab/>
      </w:r>
    </w:p>
    <w:p w14:paraId="0975A5E7" w14:textId="77777777" w:rsidR="00D336A0" w:rsidRPr="00C866A6" w:rsidRDefault="00D336A0" w:rsidP="00CF5266">
      <w:pPr>
        <w:widowControl w:val="0"/>
        <w:jc w:val="center"/>
        <w:rPr>
          <w:b/>
          <w:bCs/>
          <w:sz w:val="28"/>
          <w:szCs w:val="28"/>
        </w:rPr>
      </w:pPr>
      <w:r w:rsidRPr="00C866A6">
        <w:rPr>
          <w:b/>
          <w:bCs/>
          <w:sz w:val="28"/>
          <w:szCs w:val="28"/>
        </w:rPr>
        <w:t>THÔNG TƯ</w:t>
      </w:r>
    </w:p>
    <w:p w14:paraId="587F7EB5" w14:textId="77777777" w:rsidR="00B642B2" w:rsidRPr="00C866A6" w:rsidRDefault="00B642B2" w:rsidP="00B642B2">
      <w:pPr>
        <w:jc w:val="center"/>
        <w:rPr>
          <w:rFonts w:ascii="Times New Roman Bold" w:hAnsi="Times New Roman Bold"/>
          <w:b/>
          <w:sz w:val="28"/>
          <w:szCs w:val="28"/>
        </w:rPr>
      </w:pPr>
      <w:r w:rsidRPr="00C866A6">
        <w:rPr>
          <w:rFonts w:ascii="Times New Roman Bold" w:hAnsi="Times New Roman Bold"/>
          <w:b/>
          <w:bCs/>
          <w:sz w:val="28"/>
          <w:szCs w:val="28"/>
        </w:rPr>
        <w:t xml:space="preserve">Quy định </w:t>
      </w:r>
      <w:r w:rsidRPr="00C866A6">
        <w:rPr>
          <w:b/>
          <w:bCs/>
          <w:sz w:val="28"/>
          <w:szCs w:val="28"/>
        </w:rPr>
        <w:t>tr</w:t>
      </w:r>
      <w:r w:rsidRPr="00C866A6">
        <w:rPr>
          <w:rFonts w:hint="eastAsia"/>
          <w:b/>
          <w:bCs/>
          <w:sz w:val="28"/>
          <w:szCs w:val="28"/>
        </w:rPr>
        <w:t>á</w:t>
      </w:r>
      <w:r w:rsidRPr="00C866A6">
        <w:rPr>
          <w:b/>
          <w:bCs/>
          <w:sz w:val="28"/>
          <w:szCs w:val="28"/>
        </w:rPr>
        <w:t>ch nhiệm của</w:t>
      </w:r>
      <w:r w:rsidRPr="00C866A6">
        <w:rPr>
          <w:rFonts w:ascii="Times New Roman Bold" w:hAnsi="Times New Roman Bold"/>
          <w:b/>
          <w:sz w:val="32"/>
          <w:szCs w:val="32"/>
        </w:rPr>
        <w:t xml:space="preserve"> </w:t>
      </w:r>
      <w:r w:rsidRPr="00C866A6">
        <w:rPr>
          <w:rFonts w:ascii="Times New Roman Bold" w:hAnsi="Times New Roman Bold"/>
          <w:b/>
          <w:sz w:val="28"/>
          <w:szCs w:val="28"/>
        </w:rPr>
        <w:t xml:space="preserve">lực lượng Công an nhân dân trong </w:t>
      </w:r>
    </w:p>
    <w:p w14:paraId="139EB9FB" w14:textId="77777777" w:rsidR="002B766B" w:rsidRPr="00C866A6" w:rsidRDefault="00B642B2" w:rsidP="00B642B2">
      <w:pPr>
        <w:jc w:val="center"/>
        <w:rPr>
          <w:rFonts w:ascii="Times New Roman Bold" w:hAnsi="Times New Roman Bold"/>
          <w:b/>
          <w:bCs/>
          <w:sz w:val="28"/>
          <w:szCs w:val="28"/>
        </w:rPr>
      </w:pPr>
      <w:r w:rsidRPr="00C866A6">
        <w:rPr>
          <w:rFonts w:ascii="Times New Roman Bold" w:hAnsi="Times New Roman Bold"/>
          <w:b/>
          <w:bCs/>
          <w:sz w:val="28"/>
          <w:szCs w:val="28"/>
        </w:rPr>
        <w:t>thực hiện nhiệm vụ bảo vệ phi</w:t>
      </w:r>
      <w:r w:rsidRPr="00C866A6">
        <w:rPr>
          <w:rFonts w:ascii="Times New Roman Bold" w:hAnsi="Times New Roman Bold" w:hint="eastAsia"/>
          <w:b/>
          <w:bCs/>
          <w:sz w:val="28"/>
          <w:szCs w:val="28"/>
        </w:rPr>
        <w:t>ê</w:t>
      </w:r>
      <w:r w:rsidRPr="00C866A6">
        <w:rPr>
          <w:rFonts w:ascii="Times New Roman Bold" w:hAnsi="Times New Roman Bold"/>
          <w:b/>
          <w:bCs/>
          <w:sz w:val="28"/>
          <w:szCs w:val="28"/>
        </w:rPr>
        <w:t>n t</w:t>
      </w:r>
      <w:r w:rsidRPr="00C866A6">
        <w:rPr>
          <w:rFonts w:ascii="Times New Roman Bold" w:hAnsi="Times New Roman Bold" w:hint="eastAsia"/>
          <w:b/>
          <w:bCs/>
          <w:sz w:val="28"/>
          <w:szCs w:val="28"/>
        </w:rPr>
        <w:t>ò</w:t>
      </w:r>
      <w:r w:rsidRPr="00C866A6">
        <w:rPr>
          <w:rFonts w:ascii="Times New Roman Bold" w:hAnsi="Times New Roman Bold"/>
          <w:b/>
          <w:bCs/>
          <w:sz w:val="28"/>
          <w:szCs w:val="28"/>
        </w:rPr>
        <w:t>a, phi</w:t>
      </w:r>
      <w:r w:rsidRPr="00C866A6">
        <w:rPr>
          <w:rFonts w:ascii="Times New Roman Bold" w:hAnsi="Times New Roman Bold" w:hint="eastAsia"/>
          <w:b/>
          <w:bCs/>
          <w:sz w:val="28"/>
          <w:szCs w:val="28"/>
        </w:rPr>
        <w:t>ê</w:t>
      </w:r>
      <w:r w:rsidRPr="00C866A6">
        <w:rPr>
          <w:rFonts w:ascii="Times New Roman Bold" w:hAnsi="Times New Roman Bold"/>
          <w:b/>
          <w:bCs/>
          <w:sz w:val="28"/>
          <w:szCs w:val="28"/>
        </w:rPr>
        <w:t>n họp x</w:t>
      </w:r>
      <w:r w:rsidRPr="00C866A6">
        <w:rPr>
          <w:rFonts w:ascii="Times New Roman Bold" w:hAnsi="Times New Roman Bold" w:hint="eastAsia"/>
          <w:b/>
          <w:bCs/>
          <w:sz w:val="28"/>
          <w:szCs w:val="28"/>
        </w:rPr>
        <w:t>é</w:t>
      </w:r>
      <w:r w:rsidRPr="00C866A6">
        <w:rPr>
          <w:rFonts w:ascii="Times New Roman Bold" w:hAnsi="Times New Roman Bold"/>
          <w:b/>
          <w:bCs/>
          <w:sz w:val="28"/>
          <w:szCs w:val="28"/>
        </w:rPr>
        <w:t xml:space="preserve">t xử, giải quyết </w:t>
      </w:r>
    </w:p>
    <w:p w14:paraId="09A18F26" w14:textId="7C8179C0" w:rsidR="00B642B2" w:rsidRPr="00C866A6" w:rsidRDefault="00B642B2" w:rsidP="002B766B">
      <w:pPr>
        <w:jc w:val="center"/>
        <w:rPr>
          <w:rFonts w:ascii="Times New Roman Bold" w:hAnsi="Times New Roman Bold"/>
          <w:b/>
          <w:bCs/>
          <w:sz w:val="28"/>
          <w:szCs w:val="28"/>
        </w:rPr>
      </w:pPr>
      <w:r w:rsidRPr="00C866A6">
        <w:rPr>
          <w:rFonts w:ascii="Times New Roman Bold" w:hAnsi="Times New Roman Bold"/>
          <w:b/>
          <w:bCs/>
          <w:sz w:val="28"/>
          <w:szCs w:val="28"/>
        </w:rPr>
        <w:t xml:space="preserve">vụ </w:t>
      </w:r>
      <w:r w:rsidRPr="00C866A6">
        <w:rPr>
          <w:rFonts w:ascii="Times New Roman Bold" w:hAnsi="Times New Roman Bold" w:hint="eastAsia"/>
          <w:b/>
          <w:bCs/>
          <w:sz w:val="28"/>
          <w:szCs w:val="28"/>
        </w:rPr>
        <w:t>á</w:t>
      </w:r>
      <w:r w:rsidRPr="00C866A6">
        <w:rPr>
          <w:rFonts w:ascii="Times New Roman Bold" w:hAnsi="Times New Roman Bold"/>
          <w:b/>
          <w:bCs/>
          <w:sz w:val="28"/>
          <w:szCs w:val="28"/>
        </w:rPr>
        <w:t>n, vụ việc theo y</w:t>
      </w:r>
      <w:r w:rsidRPr="00C866A6">
        <w:rPr>
          <w:rFonts w:ascii="Times New Roman Bold" w:hAnsi="Times New Roman Bold" w:hint="eastAsia"/>
          <w:b/>
          <w:bCs/>
          <w:sz w:val="28"/>
          <w:szCs w:val="28"/>
        </w:rPr>
        <w:t>ê</w:t>
      </w:r>
      <w:r w:rsidRPr="00C866A6">
        <w:rPr>
          <w:rFonts w:ascii="Times New Roman Bold" w:hAnsi="Times New Roman Bold"/>
          <w:b/>
          <w:bCs/>
          <w:sz w:val="28"/>
          <w:szCs w:val="28"/>
        </w:rPr>
        <w:t>u cầu của T</w:t>
      </w:r>
      <w:r w:rsidRPr="00C866A6">
        <w:rPr>
          <w:rFonts w:ascii="Times New Roman Bold" w:hAnsi="Times New Roman Bold" w:hint="eastAsia"/>
          <w:b/>
          <w:bCs/>
          <w:sz w:val="28"/>
          <w:szCs w:val="28"/>
        </w:rPr>
        <w:t>ò</w:t>
      </w:r>
      <w:r w:rsidRPr="00C866A6">
        <w:rPr>
          <w:rFonts w:ascii="Times New Roman Bold" w:hAnsi="Times New Roman Bold"/>
          <w:b/>
          <w:bCs/>
          <w:sz w:val="28"/>
          <w:szCs w:val="28"/>
        </w:rPr>
        <w:t xml:space="preserve">a </w:t>
      </w:r>
      <w:r w:rsidRPr="00C866A6">
        <w:rPr>
          <w:rFonts w:ascii="Times New Roman Bold" w:hAnsi="Times New Roman Bold" w:hint="eastAsia"/>
          <w:b/>
          <w:bCs/>
          <w:sz w:val="28"/>
          <w:szCs w:val="28"/>
        </w:rPr>
        <w:t>á</w:t>
      </w:r>
      <w:r w:rsidRPr="00C866A6">
        <w:rPr>
          <w:rFonts w:ascii="Times New Roman Bold" w:hAnsi="Times New Roman Bold"/>
          <w:b/>
          <w:bCs/>
          <w:sz w:val="28"/>
          <w:szCs w:val="28"/>
        </w:rPr>
        <w:t>n nh</w:t>
      </w:r>
      <w:r w:rsidRPr="00C866A6">
        <w:rPr>
          <w:rFonts w:ascii="Times New Roman Bold" w:hAnsi="Times New Roman Bold" w:hint="eastAsia"/>
          <w:b/>
          <w:bCs/>
          <w:sz w:val="28"/>
          <w:szCs w:val="28"/>
        </w:rPr>
        <w:t>â</w:t>
      </w:r>
      <w:r w:rsidRPr="00C866A6">
        <w:rPr>
          <w:rFonts w:ascii="Times New Roman Bold" w:hAnsi="Times New Roman Bold"/>
          <w:b/>
          <w:bCs/>
          <w:sz w:val="28"/>
          <w:szCs w:val="28"/>
        </w:rPr>
        <w:t>n d</w:t>
      </w:r>
      <w:r w:rsidRPr="00C866A6">
        <w:rPr>
          <w:rFonts w:ascii="Times New Roman Bold" w:hAnsi="Times New Roman Bold" w:hint="eastAsia"/>
          <w:b/>
          <w:bCs/>
          <w:sz w:val="28"/>
          <w:szCs w:val="28"/>
        </w:rPr>
        <w:t>â</w:t>
      </w:r>
      <w:r w:rsidRPr="00C866A6">
        <w:rPr>
          <w:rFonts w:ascii="Times New Roman Bold" w:hAnsi="Times New Roman Bold"/>
          <w:b/>
          <w:bCs/>
          <w:sz w:val="28"/>
          <w:szCs w:val="28"/>
        </w:rPr>
        <w:t xml:space="preserve">n </w:t>
      </w:r>
    </w:p>
    <w:p w14:paraId="634B7C54" w14:textId="7B74A32C" w:rsidR="00F46108" w:rsidRPr="00C866A6" w:rsidRDefault="002F4291" w:rsidP="00CF5266">
      <w:pPr>
        <w:widowControl w:val="0"/>
        <w:spacing w:before="60" w:after="60"/>
        <w:ind w:firstLine="720"/>
        <w:jc w:val="both"/>
        <w:rPr>
          <w:i/>
          <w:sz w:val="28"/>
          <w:szCs w:val="28"/>
        </w:rPr>
      </w:pPr>
      <w:r w:rsidRPr="00C866A6">
        <w:rPr>
          <w:i/>
          <w:noProof/>
          <w:sz w:val="28"/>
          <w:szCs w:val="28"/>
        </w:rPr>
        <mc:AlternateContent>
          <mc:Choice Requires="wps">
            <w:drawing>
              <wp:anchor distT="0" distB="0" distL="114300" distR="114300" simplePos="0" relativeHeight="251661312" behindDoc="0" locked="0" layoutInCell="1" allowOverlap="1" wp14:anchorId="44A4D449" wp14:editId="78304CF7">
                <wp:simplePos x="0" y="0"/>
                <wp:positionH relativeFrom="column">
                  <wp:posOffset>1607185</wp:posOffset>
                </wp:positionH>
                <wp:positionV relativeFrom="paragraph">
                  <wp:posOffset>20320</wp:posOffset>
                </wp:positionV>
                <wp:extent cx="25336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533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25776E0"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6.55pt,1.6pt" to="326.0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" strokecolor="black [3200]" strokeweight=".5pt">
                <v:stroke joinstyle="miter"/>
              </v:line>
            </w:pict>
          </mc:Fallback>
        </mc:AlternateContent>
      </w:r>
    </w:p>
    <w:p w14:paraId="61ED92FB" w14:textId="77777777" w:rsidR="00F46108" w:rsidRPr="00C866A6" w:rsidRDefault="00F46108" w:rsidP="00CF5266">
      <w:pPr>
        <w:widowControl w:val="0"/>
        <w:spacing w:before="60" w:after="60"/>
        <w:ind w:firstLine="720"/>
        <w:jc w:val="both"/>
        <w:rPr>
          <w:i/>
          <w:sz w:val="6"/>
          <w:szCs w:val="28"/>
        </w:rPr>
      </w:pPr>
    </w:p>
    <w:p w14:paraId="722CA523" w14:textId="13FFE6F9" w:rsidR="00160CFA" w:rsidRPr="00C866A6" w:rsidRDefault="00160CFA" w:rsidP="00F67D8E">
      <w:pPr>
        <w:widowControl w:val="0"/>
        <w:spacing w:before="120" w:after="120" w:line="340" w:lineRule="exact"/>
        <w:ind w:firstLine="720"/>
        <w:jc w:val="both"/>
        <w:rPr>
          <w:i/>
          <w:sz w:val="28"/>
          <w:szCs w:val="28"/>
          <w:lang w:val="vi-VN"/>
        </w:rPr>
      </w:pPr>
      <w:r w:rsidRPr="00C866A6">
        <w:rPr>
          <w:i/>
          <w:sz w:val="28"/>
          <w:szCs w:val="28"/>
        </w:rPr>
        <w:t xml:space="preserve">Căn cứ Luật Tổ chức </w:t>
      </w:r>
      <w:r w:rsidR="008A6679" w:rsidRPr="00C866A6">
        <w:rPr>
          <w:i/>
          <w:sz w:val="28"/>
          <w:szCs w:val="28"/>
        </w:rPr>
        <w:t>Tòa</w:t>
      </w:r>
      <w:r w:rsidRPr="00C866A6">
        <w:rPr>
          <w:i/>
          <w:sz w:val="28"/>
          <w:szCs w:val="28"/>
        </w:rPr>
        <w:t xml:space="preserve"> án nhân dân số 34/2024/QH15 được sửa đổi, bổ sung một số điều </w:t>
      </w:r>
      <w:r w:rsidR="00C44649">
        <w:rPr>
          <w:i/>
          <w:sz w:val="28"/>
          <w:szCs w:val="28"/>
        </w:rPr>
        <w:t>bởi</w:t>
      </w:r>
      <w:r w:rsidR="002F5049">
        <w:rPr>
          <w:i/>
          <w:sz w:val="28"/>
          <w:szCs w:val="28"/>
        </w:rPr>
        <w:t xml:space="preserve"> Luật số 81/2025/QH15,</w:t>
      </w:r>
      <w:r w:rsidR="00B642B2" w:rsidRPr="00C866A6">
        <w:rPr>
          <w:i/>
          <w:sz w:val="28"/>
          <w:szCs w:val="28"/>
          <w:lang w:val="vi-VN"/>
        </w:rPr>
        <w:t xml:space="preserve"> Luật số 106/2025/QH15, Luật số </w:t>
      </w:r>
      <w:r w:rsidR="00F30627" w:rsidRPr="00C866A6">
        <w:rPr>
          <w:i/>
          <w:sz w:val="28"/>
          <w:szCs w:val="28"/>
          <w:lang w:val="vi-VN"/>
        </w:rPr>
        <w:t>116</w:t>
      </w:r>
      <w:r w:rsidR="00B642B2" w:rsidRPr="00C866A6">
        <w:rPr>
          <w:i/>
          <w:sz w:val="28"/>
          <w:szCs w:val="28"/>
          <w:lang w:val="vi-VN"/>
        </w:rPr>
        <w:t>/2025/QH15</w:t>
      </w:r>
      <w:ins w:id="0" w:author="thu hien p2" w:date="2026-04-09T21:44:00Z">
        <w:r w:rsidR="005D6F0B" w:rsidRPr="00C866A6">
          <w:rPr>
            <w:i/>
            <w:sz w:val="28"/>
            <w:szCs w:val="28"/>
          </w:rPr>
          <w:t>,</w:t>
        </w:r>
      </w:ins>
      <w:r w:rsidR="00B642B2" w:rsidRPr="00C866A6">
        <w:rPr>
          <w:i/>
          <w:sz w:val="28"/>
          <w:szCs w:val="28"/>
          <w:lang w:val="vi-VN"/>
        </w:rPr>
        <w:t xml:space="preserve"> </w:t>
      </w:r>
      <w:r w:rsidR="005D6F0B" w:rsidRPr="00C866A6">
        <w:rPr>
          <w:i/>
          <w:sz w:val="28"/>
          <w:szCs w:val="28"/>
          <w:lang w:val="vi-VN"/>
        </w:rPr>
        <w:t xml:space="preserve">Luật số </w:t>
      </w:r>
      <w:r w:rsidR="005D6F0B" w:rsidRPr="00C866A6">
        <w:rPr>
          <w:i/>
          <w:sz w:val="28"/>
          <w:szCs w:val="28"/>
        </w:rPr>
        <w:t>142</w:t>
      </w:r>
      <w:r w:rsidR="005D6F0B" w:rsidRPr="00C866A6">
        <w:rPr>
          <w:i/>
          <w:sz w:val="28"/>
          <w:szCs w:val="28"/>
          <w:lang w:val="vi-VN"/>
        </w:rPr>
        <w:t>/2025/QH15</w:t>
      </w:r>
      <w:r w:rsidR="00C009D0" w:rsidRPr="00C866A6">
        <w:rPr>
          <w:i/>
          <w:sz w:val="28"/>
          <w:szCs w:val="28"/>
        </w:rPr>
        <w:t xml:space="preserve"> </w:t>
      </w:r>
      <w:r w:rsidR="00B642B2" w:rsidRPr="00C866A6">
        <w:rPr>
          <w:i/>
          <w:sz w:val="28"/>
          <w:szCs w:val="28"/>
          <w:lang w:val="vi-VN"/>
        </w:rPr>
        <w:t xml:space="preserve">và Luật số </w:t>
      </w:r>
      <w:ins w:id="1" w:author="thu hien p2" w:date="2026-04-09T21:44:00Z">
        <w:r w:rsidR="005D6F0B" w:rsidRPr="00C866A6">
          <w:rPr>
            <w:i/>
            <w:sz w:val="28"/>
            <w:szCs w:val="28"/>
          </w:rPr>
          <w:t>150</w:t>
        </w:r>
      </w:ins>
      <w:r w:rsidR="00E07D09" w:rsidRPr="00C866A6">
        <w:rPr>
          <w:i/>
          <w:sz w:val="28"/>
          <w:szCs w:val="28"/>
          <w:lang w:val="vi-VN"/>
        </w:rPr>
        <w:t>/2025/QH15;</w:t>
      </w:r>
    </w:p>
    <w:p w14:paraId="4AAF4E2E" w14:textId="4E42A619" w:rsidR="00652883" w:rsidRPr="00C866A6" w:rsidRDefault="00652883" w:rsidP="00F67D8E">
      <w:pPr>
        <w:widowControl w:val="0"/>
        <w:spacing w:before="120" w:after="120" w:line="340" w:lineRule="exact"/>
        <w:ind w:firstLine="720"/>
        <w:jc w:val="both"/>
        <w:rPr>
          <w:ins w:id="2" w:author="thu hien p2" w:date="2026-04-10T15:54:00Z"/>
          <w:rFonts w:ascii="Times New Roman Italic" w:hAnsi="Times New Roman Italic"/>
          <w:bCs/>
          <w:i/>
          <w:kern w:val="28"/>
          <w:sz w:val="28"/>
          <w:szCs w:val="28"/>
        </w:rPr>
      </w:pPr>
      <w:ins w:id="3" w:author="thu hien p2" w:date="2026-04-10T15:54:00Z">
        <w:r w:rsidRPr="00C866A6">
          <w:rPr>
            <w:rFonts w:ascii="Times New Roman Italic" w:hAnsi="Times New Roman Italic"/>
            <w:bCs/>
            <w:i/>
            <w:kern w:val="28"/>
            <w:sz w:val="28"/>
            <w:szCs w:val="28"/>
          </w:rPr>
          <w:t>Căn cứ Luật Công an nhân dân số 37/2018/QH14 được sửa đổi, bổ sung một số điều</w:t>
        </w:r>
      </w:ins>
      <w:r w:rsidR="00C44649">
        <w:rPr>
          <w:rFonts w:ascii="Times New Roman Italic" w:hAnsi="Times New Roman Italic"/>
          <w:bCs/>
          <w:i/>
          <w:kern w:val="28"/>
          <w:sz w:val="28"/>
          <w:szCs w:val="28"/>
        </w:rPr>
        <w:t xml:space="preserve"> bởi </w:t>
      </w:r>
      <w:ins w:id="4" w:author="thu hien p2" w:date="2026-04-10T15:54:00Z">
        <w:r w:rsidRPr="00C866A6">
          <w:rPr>
            <w:rFonts w:ascii="Times New Roman Italic" w:hAnsi="Times New Roman Italic"/>
            <w:bCs/>
            <w:i/>
            <w:kern w:val="28"/>
            <w:sz w:val="28"/>
            <w:szCs w:val="28"/>
          </w:rPr>
          <w:t>Luật số 21/2023/QH15</w:t>
        </w:r>
      </w:ins>
      <w:r w:rsidR="002F5049">
        <w:rPr>
          <w:rFonts w:ascii="Times New Roman Italic" w:hAnsi="Times New Roman Italic"/>
          <w:bCs/>
          <w:i/>
          <w:kern w:val="28"/>
          <w:sz w:val="28"/>
          <w:szCs w:val="28"/>
        </w:rPr>
        <w:t>,</w:t>
      </w:r>
      <w:r w:rsidR="002B766B" w:rsidRPr="00C866A6">
        <w:rPr>
          <w:rFonts w:ascii="Times New Roman Italic" w:hAnsi="Times New Roman Italic"/>
          <w:bCs/>
          <w:i/>
          <w:kern w:val="28"/>
          <w:sz w:val="28"/>
          <w:szCs w:val="28"/>
        </w:rPr>
        <w:t xml:space="preserve"> </w:t>
      </w:r>
      <w:ins w:id="5" w:author="thu hien p2" w:date="2026-04-10T15:54:00Z">
        <w:r w:rsidRPr="00C866A6">
          <w:rPr>
            <w:rFonts w:ascii="Times New Roman Italic" w:hAnsi="Times New Roman Italic"/>
            <w:bCs/>
            <w:i/>
            <w:kern w:val="28"/>
            <w:sz w:val="28"/>
            <w:szCs w:val="28"/>
          </w:rPr>
          <w:t>Luật số 30/2023/QH15</w:t>
        </w:r>
      </w:ins>
      <w:r w:rsidR="002F5049">
        <w:rPr>
          <w:rFonts w:ascii="Times New Roman Italic" w:hAnsi="Times New Roman Italic"/>
          <w:bCs/>
          <w:i/>
          <w:kern w:val="28"/>
          <w:sz w:val="28"/>
          <w:szCs w:val="28"/>
        </w:rPr>
        <w:t>,</w:t>
      </w:r>
      <w:ins w:id="6" w:author="thu hien p2" w:date="2026-04-10T15:54:00Z">
        <w:r w:rsidRPr="00C866A6">
          <w:rPr>
            <w:rFonts w:ascii="Times New Roman Italic" w:hAnsi="Times New Roman Italic"/>
            <w:bCs/>
            <w:i/>
            <w:kern w:val="28"/>
            <w:sz w:val="28"/>
            <w:szCs w:val="28"/>
          </w:rPr>
          <w:t xml:space="preserve"> Luật số 38/2024/QH15</w:t>
        </w:r>
      </w:ins>
      <w:r w:rsidR="002F5049">
        <w:rPr>
          <w:rFonts w:ascii="Times New Roman Italic" w:hAnsi="Times New Roman Italic"/>
          <w:bCs/>
          <w:i/>
          <w:kern w:val="28"/>
          <w:sz w:val="28"/>
          <w:szCs w:val="28"/>
        </w:rPr>
        <w:t>,</w:t>
      </w:r>
      <w:ins w:id="7" w:author="thu hien p2" w:date="2026-04-10T15:54:00Z">
        <w:r w:rsidRPr="00C866A6">
          <w:rPr>
            <w:rFonts w:ascii="Times New Roman Italic" w:hAnsi="Times New Roman Italic"/>
            <w:bCs/>
            <w:i/>
            <w:kern w:val="28"/>
            <w:sz w:val="28"/>
            <w:szCs w:val="28"/>
          </w:rPr>
          <w:t xml:space="preserve"> Luật số 52/2024/QH15 và Luật số 86/2025/QH15;</w:t>
        </w:r>
      </w:ins>
    </w:p>
    <w:p w14:paraId="3649F9DA" w14:textId="1CE2A129" w:rsidR="00652883" w:rsidRPr="00C866A6" w:rsidRDefault="00652883" w:rsidP="00F67D8E">
      <w:pPr>
        <w:widowControl w:val="0"/>
        <w:tabs>
          <w:tab w:val="left" w:pos="3119"/>
        </w:tabs>
        <w:spacing w:before="120" w:after="120" w:line="340" w:lineRule="exact"/>
        <w:ind w:firstLine="720"/>
        <w:jc w:val="both"/>
        <w:rPr>
          <w:ins w:id="8" w:author="thu hien p2" w:date="2026-04-10T15:52:00Z"/>
          <w:rFonts w:ascii="Times New Roman Italic" w:hAnsi="Times New Roman Italic"/>
          <w:bCs/>
          <w:i/>
          <w:kern w:val="28"/>
          <w:sz w:val="28"/>
          <w:szCs w:val="28"/>
        </w:rPr>
      </w:pPr>
      <w:ins w:id="9" w:author="thu hien p2" w:date="2026-04-10T15:52:00Z">
        <w:r w:rsidRPr="00C866A6">
          <w:rPr>
            <w:rFonts w:ascii="Times New Roman Italic" w:hAnsi="Times New Roman Italic"/>
            <w:bCs/>
            <w:i/>
            <w:kern w:val="28"/>
            <w:sz w:val="28"/>
            <w:szCs w:val="28"/>
          </w:rPr>
          <w:t xml:space="preserve">Căn cứ Bộ luật Tố tụng hình sự số 101/2015/QH13 được sửa đổi, bổ sung một số điều </w:t>
        </w:r>
      </w:ins>
      <w:r w:rsidR="00C44649">
        <w:rPr>
          <w:rFonts w:ascii="Times New Roman Italic" w:hAnsi="Times New Roman Italic"/>
          <w:bCs/>
          <w:i/>
          <w:kern w:val="28"/>
          <w:sz w:val="28"/>
          <w:szCs w:val="28"/>
        </w:rPr>
        <w:t>bởi</w:t>
      </w:r>
      <w:ins w:id="10" w:author="thu hien p2" w:date="2026-04-10T15:52:00Z">
        <w:r w:rsidRPr="00C866A6">
          <w:rPr>
            <w:rFonts w:ascii="Times New Roman Italic" w:hAnsi="Times New Roman Italic"/>
            <w:bCs/>
            <w:i/>
            <w:kern w:val="28"/>
            <w:sz w:val="28"/>
            <w:szCs w:val="28"/>
          </w:rPr>
          <w:t xml:space="preserve"> Luật số 02/2021/QH15,</w:t>
        </w:r>
      </w:ins>
      <w:r w:rsidR="002B766B" w:rsidRPr="00C866A6">
        <w:rPr>
          <w:rFonts w:ascii="Times New Roman Italic" w:hAnsi="Times New Roman Italic"/>
          <w:bCs/>
          <w:i/>
          <w:kern w:val="28"/>
          <w:sz w:val="28"/>
          <w:szCs w:val="28"/>
        </w:rPr>
        <w:t xml:space="preserve"> </w:t>
      </w:r>
      <w:ins w:id="11" w:author="thu hien p2" w:date="2026-04-10T15:52:00Z">
        <w:r w:rsidRPr="00C866A6">
          <w:rPr>
            <w:rFonts w:ascii="Times New Roman Italic" w:hAnsi="Times New Roman Italic"/>
            <w:bCs/>
            <w:i/>
            <w:kern w:val="28"/>
            <w:sz w:val="28"/>
            <w:szCs w:val="28"/>
          </w:rPr>
          <w:t>Luật số 34/2024/QH15,</w:t>
        </w:r>
      </w:ins>
      <w:r w:rsidR="002B766B" w:rsidRPr="00C866A6">
        <w:rPr>
          <w:rFonts w:ascii="Times New Roman Italic" w:hAnsi="Times New Roman Italic"/>
          <w:bCs/>
          <w:i/>
          <w:kern w:val="28"/>
          <w:sz w:val="28"/>
          <w:szCs w:val="28"/>
        </w:rPr>
        <w:t xml:space="preserve"> </w:t>
      </w:r>
      <w:ins w:id="12" w:author="thu hien p2" w:date="2026-04-10T15:52:00Z">
        <w:r w:rsidRPr="00C866A6">
          <w:rPr>
            <w:rFonts w:ascii="Times New Roman Italic" w:hAnsi="Times New Roman Italic"/>
            <w:bCs/>
            <w:i/>
            <w:kern w:val="28"/>
            <w:sz w:val="28"/>
            <w:szCs w:val="28"/>
          </w:rPr>
          <w:t>Luật số 59/2024/QH15, Luật số 99/2025/QH15 và Luật số 106/2025/QH15;</w:t>
        </w:r>
      </w:ins>
    </w:p>
    <w:p w14:paraId="2B797274" w14:textId="3ACDEB68" w:rsidR="00094C8C" w:rsidRPr="00C866A6" w:rsidRDefault="00094C8C" w:rsidP="00F67D8E">
      <w:pPr>
        <w:widowControl w:val="0"/>
        <w:spacing w:before="120" w:after="120" w:line="340" w:lineRule="exact"/>
        <w:ind w:firstLine="720"/>
        <w:jc w:val="both"/>
        <w:rPr>
          <w:i/>
          <w:sz w:val="28"/>
          <w:szCs w:val="28"/>
        </w:rPr>
      </w:pPr>
      <w:r w:rsidRPr="00C866A6">
        <w:rPr>
          <w:i/>
          <w:sz w:val="28"/>
          <w:szCs w:val="28"/>
        </w:rPr>
        <w:t>Căn cứ Nghị định số 02/2025/NĐ-CP ngày 18 tháng 02 năm 2025 của Chính phủ quy định chức năng, nhiệm vụ, quyền hạn và cơ cấu tổ chức của Bộ Công an, được sửa đổi bổ sung bởi Nghị định số 11/2025/NĐ-CP;</w:t>
      </w:r>
    </w:p>
    <w:p w14:paraId="6D288E73" w14:textId="322B062B" w:rsidR="00094C8C" w:rsidRPr="00C866A6" w:rsidRDefault="00094C8C" w:rsidP="00F67D8E">
      <w:pPr>
        <w:widowControl w:val="0"/>
        <w:tabs>
          <w:tab w:val="left" w:pos="720"/>
        </w:tabs>
        <w:spacing w:before="120" w:after="120" w:line="340" w:lineRule="exact"/>
        <w:ind w:firstLine="720"/>
        <w:jc w:val="both"/>
        <w:rPr>
          <w:i/>
          <w:iCs/>
          <w:sz w:val="28"/>
          <w:szCs w:val="28"/>
        </w:rPr>
      </w:pPr>
      <w:r w:rsidRPr="00C866A6">
        <w:rPr>
          <w:i/>
          <w:iCs/>
          <w:sz w:val="28"/>
          <w:szCs w:val="28"/>
        </w:rPr>
        <w:t>Theo đề nghị của Cục trưởng Cục Cảnh sát quản lý tạm giữ, tạm giam và thi hành án hình sự tại cộng đồng;</w:t>
      </w:r>
      <w:r w:rsidR="00D3679A" w:rsidRPr="00C866A6">
        <w:rPr>
          <w:i/>
          <w:iCs/>
          <w:sz w:val="28"/>
          <w:szCs w:val="28"/>
        </w:rPr>
        <w:t xml:space="preserve"> </w:t>
      </w:r>
    </w:p>
    <w:p w14:paraId="480E6E16" w14:textId="77777777" w:rsidR="0015316F" w:rsidRPr="00C866A6" w:rsidRDefault="0028533B" w:rsidP="00F67D8E">
      <w:pPr>
        <w:pStyle w:val="NoSpacing"/>
        <w:widowControl w:val="0"/>
        <w:spacing w:before="120" w:after="120" w:line="340" w:lineRule="exact"/>
        <w:ind w:firstLine="720"/>
        <w:jc w:val="both"/>
        <w:rPr>
          <w:i/>
          <w:sz w:val="28"/>
          <w:szCs w:val="28"/>
        </w:rPr>
      </w:pPr>
      <w:r w:rsidRPr="00C866A6">
        <w:rPr>
          <w:i/>
          <w:sz w:val="28"/>
          <w:szCs w:val="28"/>
        </w:rPr>
        <w:t>Bộ trưởng Bộ Công an ban</w:t>
      </w:r>
      <w:r w:rsidR="009305B6" w:rsidRPr="00C866A6">
        <w:rPr>
          <w:i/>
          <w:sz w:val="28"/>
          <w:szCs w:val="28"/>
          <w:lang w:val="vi-VN"/>
        </w:rPr>
        <w:t xml:space="preserve"> hành</w:t>
      </w:r>
      <w:r w:rsidRPr="00C866A6">
        <w:rPr>
          <w:i/>
          <w:sz w:val="28"/>
          <w:szCs w:val="28"/>
        </w:rPr>
        <w:t xml:space="preserve"> </w:t>
      </w:r>
      <w:r w:rsidR="00E95C42" w:rsidRPr="00C866A6">
        <w:rPr>
          <w:i/>
          <w:sz w:val="28"/>
          <w:szCs w:val="28"/>
        </w:rPr>
        <w:t xml:space="preserve">Thông tư </w:t>
      </w:r>
      <w:r w:rsidR="00F30627" w:rsidRPr="00C866A6">
        <w:rPr>
          <w:i/>
          <w:sz w:val="28"/>
          <w:szCs w:val="28"/>
        </w:rPr>
        <w:t>q</w:t>
      </w:r>
      <w:r w:rsidR="00B642B2" w:rsidRPr="00C866A6">
        <w:rPr>
          <w:i/>
          <w:sz w:val="28"/>
          <w:szCs w:val="28"/>
        </w:rPr>
        <w:t>uy định trách nhiệm của lực lượng Công an nhân dân trong</w:t>
      </w:r>
      <w:r w:rsidR="00B642B2" w:rsidRPr="00C866A6">
        <w:rPr>
          <w:i/>
          <w:sz w:val="28"/>
          <w:szCs w:val="28"/>
          <w:lang w:val="vi-VN"/>
        </w:rPr>
        <w:t xml:space="preserve"> </w:t>
      </w:r>
      <w:r w:rsidR="00B642B2" w:rsidRPr="00C866A6">
        <w:rPr>
          <w:i/>
          <w:sz w:val="28"/>
          <w:szCs w:val="28"/>
        </w:rPr>
        <w:t>thực hiện nhiệm vụ bảo vệ phiên tòa, phiên họp xét xử, giải quyết vụ án,</w:t>
      </w:r>
      <w:r w:rsidR="00B642B2" w:rsidRPr="00C866A6">
        <w:rPr>
          <w:i/>
          <w:sz w:val="28"/>
          <w:szCs w:val="28"/>
          <w:lang w:val="vi-VN"/>
        </w:rPr>
        <w:t xml:space="preserve"> </w:t>
      </w:r>
      <w:r w:rsidR="00B642B2" w:rsidRPr="00C866A6">
        <w:rPr>
          <w:i/>
          <w:sz w:val="28"/>
          <w:szCs w:val="28"/>
        </w:rPr>
        <w:t>vụ việc theo yêu cầu của Tòa án nhân dân</w:t>
      </w:r>
      <w:r w:rsidRPr="00C866A6">
        <w:rPr>
          <w:i/>
          <w:sz w:val="28"/>
          <w:szCs w:val="28"/>
        </w:rPr>
        <w:t>.</w:t>
      </w:r>
    </w:p>
    <w:p w14:paraId="6E317A09" w14:textId="77777777" w:rsidR="00F67D8E" w:rsidRPr="00C866A6" w:rsidRDefault="00F67D8E" w:rsidP="00F67D8E">
      <w:pPr>
        <w:pStyle w:val="NoSpacing"/>
        <w:widowControl w:val="0"/>
        <w:spacing w:before="120" w:after="120" w:line="340" w:lineRule="exact"/>
        <w:jc w:val="center"/>
        <w:rPr>
          <w:b/>
          <w:sz w:val="14"/>
          <w:szCs w:val="28"/>
        </w:rPr>
      </w:pPr>
    </w:p>
    <w:p w14:paraId="671FFA70" w14:textId="2671936D" w:rsidR="00BB417D" w:rsidRPr="00C866A6" w:rsidRDefault="00C13271" w:rsidP="00F67D8E">
      <w:pPr>
        <w:pStyle w:val="NoSpacing"/>
        <w:widowControl w:val="0"/>
        <w:spacing w:line="340" w:lineRule="exact"/>
        <w:jc w:val="center"/>
        <w:rPr>
          <w:b/>
          <w:sz w:val="28"/>
          <w:szCs w:val="28"/>
        </w:rPr>
      </w:pPr>
      <w:r w:rsidRPr="00C866A6">
        <w:rPr>
          <w:b/>
          <w:sz w:val="28"/>
          <w:szCs w:val="28"/>
        </w:rPr>
        <w:t>Chương I</w:t>
      </w:r>
    </w:p>
    <w:p w14:paraId="3FEB31D6" w14:textId="504AF82F" w:rsidR="00C13271" w:rsidRPr="00C866A6" w:rsidRDefault="00C13271" w:rsidP="00F67D8E">
      <w:pPr>
        <w:pStyle w:val="NoSpacing"/>
        <w:widowControl w:val="0"/>
        <w:spacing w:line="340" w:lineRule="exact"/>
        <w:jc w:val="center"/>
        <w:rPr>
          <w:i/>
          <w:sz w:val="28"/>
          <w:szCs w:val="28"/>
        </w:rPr>
      </w:pPr>
      <w:r w:rsidRPr="00C866A6">
        <w:rPr>
          <w:b/>
          <w:sz w:val="28"/>
          <w:szCs w:val="28"/>
        </w:rPr>
        <w:t>QUY ĐỊNH CHUNG</w:t>
      </w:r>
    </w:p>
    <w:p w14:paraId="3CE3A3C0" w14:textId="0762812E" w:rsidR="00C13271" w:rsidRPr="00C866A6" w:rsidRDefault="00C13271" w:rsidP="00F67D8E">
      <w:pPr>
        <w:widowControl w:val="0"/>
        <w:spacing w:before="120" w:after="120" w:line="340" w:lineRule="exact"/>
        <w:ind w:firstLine="720"/>
        <w:jc w:val="both"/>
        <w:rPr>
          <w:b/>
          <w:sz w:val="28"/>
          <w:szCs w:val="28"/>
        </w:rPr>
      </w:pPr>
      <w:r w:rsidRPr="00C866A6">
        <w:rPr>
          <w:b/>
          <w:sz w:val="28"/>
          <w:szCs w:val="28"/>
        </w:rPr>
        <w:t>Điều 1. Phạm vi điều chỉnh</w:t>
      </w:r>
    </w:p>
    <w:p w14:paraId="040DE1C2" w14:textId="57464867" w:rsidR="00970FD6" w:rsidRPr="00C866A6" w:rsidRDefault="00970FD6" w:rsidP="00F67D8E">
      <w:pPr>
        <w:widowControl w:val="0"/>
        <w:spacing w:before="120" w:after="120" w:line="340" w:lineRule="exact"/>
        <w:ind w:firstLine="720"/>
        <w:jc w:val="both"/>
        <w:rPr>
          <w:sz w:val="28"/>
          <w:szCs w:val="28"/>
        </w:rPr>
      </w:pPr>
      <w:r w:rsidRPr="00C866A6">
        <w:rPr>
          <w:sz w:val="28"/>
          <w:szCs w:val="28"/>
        </w:rPr>
        <w:t xml:space="preserve">Thông tư này quy định về nguyên tắc, đối tượng, phân công trách nhiệm, trình tự và quan hệ phối hợp trong thực hiện nhiệm vụ bảo vệ phiên </w:t>
      </w:r>
      <w:r w:rsidR="008A6679" w:rsidRPr="00C866A6">
        <w:rPr>
          <w:sz w:val="28"/>
          <w:szCs w:val="28"/>
        </w:rPr>
        <w:t>tòa</w:t>
      </w:r>
      <w:r w:rsidRPr="00C866A6">
        <w:rPr>
          <w:sz w:val="28"/>
          <w:szCs w:val="28"/>
        </w:rPr>
        <w:t>, phiên họp xé</w:t>
      </w:r>
      <w:r w:rsidR="00F40B62" w:rsidRPr="00C866A6">
        <w:rPr>
          <w:sz w:val="28"/>
          <w:szCs w:val="28"/>
        </w:rPr>
        <w:t>t xử</w:t>
      </w:r>
      <w:r w:rsidR="008B18DC" w:rsidRPr="00C866A6">
        <w:rPr>
          <w:sz w:val="28"/>
          <w:szCs w:val="28"/>
        </w:rPr>
        <w:t>,</w:t>
      </w:r>
      <w:r w:rsidR="00F40B62" w:rsidRPr="00C866A6">
        <w:rPr>
          <w:sz w:val="28"/>
          <w:szCs w:val="28"/>
        </w:rPr>
        <w:t xml:space="preserve"> giải quyết vụ án, vụ việc</w:t>
      </w:r>
      <w:r w:rsidR="008B18DC" w:rsidRPr="00C866A6">
        <w:rPr>
          <w:sz w:val="28"/>
          <w:szCs w:val="28"/>
        </w:rPr>
        <w:t xml:space="preserve"> theo yêu cầu của Tòa án nhân dân</w:t>
      </w:r>
      <w:r w:rsidR="00F40B62" w:rsidRPr="00C866A6">
        <w:rPr>
          <w:sz w:val="28"/>
          <w:szCs w:val="28"/>
        </w:rPr>
        <w:t>.</w:t>
      </w:r>
    </w:p>
    <w:p w14:paraId="78C42623" w14:textId="77777777" w:rsidR="00C13271" w:rsidRPr="00C866A6" w:rsidRDefault="00C13271" w:rsidP="00F67D8E">
      <w:pPr>
        <w:widowControl w:val="0"/>
        <w:spacing w:before="120" w:after="120" w:line="340" w:lineRule="exact"/>
        <w:ind w:firstLine="720"/>
        <w:jc w:val="both"/>
        <w:rPr>
          <w:b/>
          <w:sz w:val="28"/>
          <w:szCs w:val="28"/>
        </w:rPr>
      </w:pPr>
      <w:r w:rsidRPr="00C866A6">
        <w:rPr>
          <w:b/>
          <w:sz w:val="28"/>
          <w:szCs w:val="28"/>
        </w:rPr>
        <w:t xml:space="preserve">Điều </w:t>
      </w:r>
      <w:r w:rsidR="005C0D1D" w:rsidRPr="00C866A6">
        <w:rPr>
          <w:b/>
          <w:sz w:val="28"/>
          <w:szCs w:val="28"/>
        </w:rPr>
        <w:t>2</w:t>
      </w:r>
      <w:r w:rsidRPr="00C866A6">
        <w:rPr>
          <w:sz w:val="28"/>
          <w:szCs w:val="28"/>
        </w:rPr>
        <w:t xml:space="preserve">. </w:t>
      </w:r>
      <w:r w:rsidRPr="00C866A6">
        <w:rPr>
          <w:b/>
          <w:sz w:val="28"/>
          <w:szCs w:val="28"/>
        </w:rPr>
        <w:t>Giải thích từ ngữ</w:t>
      </w:r>
    </w:p>
    <w:p w14:paraId="17F812C4" w14:textId="77777777" w:rsidR="00094C8C" w:rsidRPr="00C866A6" w:rsidRDefault="00094C8C" w:rsidP="00F67D8E">
      <w:pPr>
        <w:widowControl w:val="0"/>
        <w:spacing w:before="120" w:after="120" w:line="340" w:lineRule="exact"/>
        <w:ind w:left="42" w:firstLine="720"/>
        <w:jc w:val="both"/>
        <w:rPr>
          <w:sz w:val="28"/>
          <w:szCs w:val="28"/>
        </w:rPr>
      </w:pPr>
      <w:r w:rsidRPr="00C866A6">
        <w:rPr>
          <w:sz w:val="28"/>
          <w:szCs w:val="28"/>
        </w:rPr>
        <w:t>Trong Thông tư này, các từ ngữ dưới đây được hiểu như sau:</w:t>
      </w:r>
    </w:p>
    <w:p w14:paraId="22F49B08" w14:textId="6B20ACE0" w:rsidR="00094C8C" w:rsidRPr="00C866A6" w:rsidRDefault="00094C8C" w:rsidP="00F67D8E">
      <w:pPr>
        <w:widowControl w:val="0"/>
        <w:spacing w:before="120" w:after="120" w:line="340" w:lineRule="exact"/>
        <w:ind w:firstLine="720"/>
        <w:jc w:val="both"/>
        <w:rPr>
          <w:spacing w:val="2"/>
          <w:sz w:val="28"/>
          <w:szCs w:val="28"/>
        </w:rPr>
      </w:pPr>
      <w:r w:rsidRPr="00C866A6">
        <w:rPr>
          <w:spacing w:val="2"/>
          <w:sz w:val="28"/>
          <w:szCs w:val="28"/>
        </w:rPr>
        <w:t>1.</w:t>
      </w:r>
      <w:r w:rsidRPr="00C866A6">
        <w:rPr>
          <w:i/>
          <w:spacing w:val="2"/>
          <w:sz w:val="28"/>
          <w:szCs w:val="28"/>
        </w:rPr>
        <w:t xml:space="preserve"> Bảo vệ phiên </w:t>
      </w:r>
      <w:r w:rsidR="008A6679" w:rsidRPr="00C866A6">
        <w:rPr>
          <w:i/>
          <w:spacing w:val="2"/>
          <w:sz w:val="28"/>
          <w:szCs w:val="28"/>
        </w:rPr>
        <w:t>tòa</w:t>
      </w:r>
      <w:r w:rsidR="00E35F88" w:rsidRPr="00C866A6">
        <w:rPr>
          <w:i/>
          <w:spacing w:val="2"/>
          <w:sz w:val="28"/>
          <w:szCs w:val="28"/>
        </w:rPr>
        <w:t>, phiên họp</w:t>
      </w:r>
      <w:r w:rsidR="00607263" w:rsidRPr="00C866A6">
        <w:rPr>
          <w:spacing w:val="2"/>
          <w:sz w:val="28"/>
          <w:szCs w:val="28"/>
        </w:rPr>
        <w:t xml:space="preserve"> </w:t>
      </w:r>
      <w:r w:rsidR="00607263" w:rsidRPr="00C866A6">
        <w:rPr>
          <w:i/>
          <w:spacing w:val="2"/>
          <w:sz w:val="28"/>
          <w:szCs w:val="28"/>
        </w:rPr>
        <w:t xml:space="preserve">xét xử, giải quyết vụ án, vụ việc theo yêu </w:t>
      </w:r>
      <w:r w:rsidR="00607263" w:rsidRPr="00C866A6">
        <w:rPr>
          <w:i/>
          <w:spacing w:val="2"/>
          <w:sz w:val="28"/>
          <w:szCs w:val="28"/>
        </w:rPr>
        <w:lastRenderedPageBreak/>
        <w:t>cầu của Tòa án nhân dân</w:t>
      </w:r>
      <w:r w:rsidR="00711C4F" w:rsidRPr="00C866A6">
        <w:rPr>
          <w:i/>
          <w:spacing w:val="2"/>
          <w:sz w:val="28"/>
          <w:szCs w:val="28"/>
        </w:rPr>
        <w:t xml:space="preserve"> </w:t>
      </w:r>
      <w:r w:rsidR="00711C4F" w:rsidRPr="00C866A6">
        <w:rPr>
          <w:spacing w:val="2"/>
          <w:sz w:val="28"/>
          <w:szCs w:val="28"/>
        </w:rPr>
        <w:t>(sau đây gọi tắt là bảo vệ phiên tòa, phiên họp)</w:t>
      </w:r>
      <w:r w:rsidR="00607263" w:rsidRPr="00C866A6">
        <w:rPr>
          <w:i/>
          <w:spacing w:val="2"/>
          <w:sz w:val="28"/>
          <w:szCs w:val="28"/>
        </w:rPr>
        <w:t xml:space="preserve"> </w:t>
      </w:r>
      <w:r w:rsidRPr="00C866A6">
        <w:rPr>
          <w:spacing w:val="2"/>
          <w:sz w:val="28"/>
          <w:szCs w:val="28"/>
        </w:rPr>
        <w:t>là việc giữ gìn</w:t>
      </w:r>
      <w:r w:rsidR="00FA536B" w:rsidRPr="00C866A6">
        <w:rPr>
          <w:spacing w:val="2"/>
          <w:sz w:val="28"/>
          <w:szCs w:val="28"/>
        </w:rPr>
        <w:t xml:space="preserve"> </w:t>
      </w:r>
      <w:r w:rsidR="00CF5266" w:rsidRPr="00C866A6">
        <w:rPr>
          <w:spacing w:val="2"/>
          <w:sz w:val="28"/>
          <w:szCs w:val="28"/>
        </w:rPr>
        <w:t xml:space="preserve">trật tự, </w:t>
      </w:r>
      <w:r w:rsidR="00C806C9" w:rsidRPr="00C866A6">
        <w:rPr>
          <w:spacing w:val="2"/>
          <w:sz w:val="28"/>
          <w:szCs w:val="28"/>
        </w:rPr>
        <w:t>an toàn</w:t>
      </w:r>
      <w:r w:rsidR="00CF5266" w:rsidRPr="00C866A6">
        <w:rPr>
          <w:spacing w:val="2"/>
          <w:sz w:val="28"/>
          <w:szCs w:val="28"/>
        </w:rPr>
        <w:t xml:space="preserve"> xã hội</w:t>
      </w:r>
      <w:r w:rsidR="00B642B2" w:rsidRPr="00C866A6">
        <w:rPr>
          <w:spacing w:val="2"/>
          <w:sz w:val="28"/>
          <w:szCs w:val="28"/>
          <w:lang w:val="vi-VN"/>
        </w:rPr>
        <w:t xml:space="preserve"> </w:t>
      </w:r>
      <w:r w:rsidR="00FA536B" w:rsidRPr="00C866A6">
        <w:rPr>
          <w:spacing w:val="2"/>
          <w:sz w:val="28"/>
          <w:szCs w:val="28"/>
        </w:rPr>
        <w:t xml:space="preserve">tại phiên </w:t>
      </w:r>
      <w:r w:rsidR="008A6679" w:rsidRPr="00C866A6">
        <w:rPr>
          <w:spacing w:val="2"/>
          <w:sz w:val="28"/>
          <w:szCs w:val="28"/>
        </w:rPr>
        <w:t>tòa</w:t>
      </w:r>
      <w:r w:rsidR="00E35F88" w:rsidRPr="00C866A6">
        <w:rPr>
          <w:spacing w:val="2"/>
          <w:sz w:val="28"/>
          <w:szCs w:val="28"/>
        </w:rPr>
        <w:t>, phiên họp</w:t>
      </w:r>
      <w:r w:rsidRPr="00C866A6">
        <w:rPr>
          <w:spacing w:val="2"/>
          <w:sz w:val="28"/>
          <w:szCs w:val="28"/>
        </w:rPr>
        <w:t xml:space="preserve"> nhằm </w:t>
      </w:r>
      <w:r w:rsidR="00375CBE" w:rsidRPr="00C866A6">
        <w:rPr>
          <w:spacing w:val="2"/>
          <w:sz w:val="28"/>
          <w:szCs w:val="28"/>
        </w:rPr>
        <w:t xml:space="preserve">bảo đảm </w:t>
      </w:r>
      <w:r w:rsidR="00C806C9" w:rsidRPr="00C866A6">
        <w:rPr>
          <w:spacing w:val="2"/>
          <w:sz w:val="28"/>
          <w:szCs w:val="28"/>
        </w:rPr>
        <w:t>an toàn</w:t>
      </w:r>
      <w:r w:rsidR="00375CBE" w:rsidRPr="00C866A6">
        <w:rPr>
          <w:spacing w:val="2"/>
          <w:sz w:val="28"/>
          <w:szCs w:val="28"/>
        </w:rPr>
        <w:t xml:space="preserve"> H</w:t>
      </w:r>
      <w:r w:rsidRPr="00C866A6">
        <w:rPr>
          <w:spacing w:val="2"/>
          <w:sz w:val="28"/>
          <w:szCs w:val="28"/>
        </w:rPr>
        <w:t xml:space="preserve">ội đồng xét xử, người tiến hành tố tụng, </w:t>
      </w:r>
      <w:r w:rsidR="00934EA3" w:rsidRPr="00C866A6">
        <w:rPr>
          <w:spacing w:val="2"/>
          <w:sz w:val="28"/>
          <w:szCs w:val="28"/>
        </w:rPr>
        <w:t xml:space="preserve">người tham gia tố tụng, </w:t>
      </w:r>
      <w:r w:rsidRPr="00C866A6">
        <w:rPr>
          <w:spacing w:val="2"/>
          <w:sz w:val="28"/>
          <w:szCs w:val="28"/>
        </w:rPr>
        <w:t xml:space="preserve">người tham dự phiên </w:t>
      </w:r>
      <w:r w:rsidR="008A6679" w:rsidRPr="00C866A6">
        <w:rPr>
          <w:spacing w:val="2"/>
          <w:sz w:val="28"/>
          <w:szCs w:val="28"/>
        </w:rPr>
        <w:t>tòa</w:t>
      </w:r>
      <w:r w:rsidRPr="00C866A6">
        <w:rPr>
          <w:spacing w:val="2"/>
          <w:sz w:val="28"/>
          <w:szCs w:val="28"/>
        </w:rPr>
        <w:t>,</w:t>
      </w:r>
      <w:r w:rsidR="00E35F88" w:rsidRPr="00C866A6">
        <w:rPr>
          <w:spacing w:val="2"/>
          <w:sz w:val="28"/>
          <w:szCs w:val="28"/>
        </w:rPr>
        <w:t xml:space="preserve"> phiên họp,</w:t>
      </w:r>
      <w:r w:rsidR="00934EA3" w:rsidRPr="00C866A6">
        <w:rPr>
          <w:spacing w:val="2"/>
          <w:sz w:val="28"/>
          <w:szCs w:val="28"/>
        </w:rPr>
        <w:t xml:space="preserve"> người có chức danh tư pháp khác và </w:t>
      </w:r>
      <w:r w:rsidR="00E35F88" w:rsidRPr="00C866A6">
        <w:rPr>
          <w:spacing w:val="2"/>
          <w:sz w:val="28"/>
          <w:szCs w:val="28"/>
        </w:rPr>
        <w:t>chứng cứ</w:t>
      </w:r>
      <w:r w:rsidR="00934EA3" w:rsidRPr="00C866A6">
        <w:rPr>
          <w:spacing w:val="2"/>
          <w:sz w:val="28"/>
          <w:szCs w:val="28"/>
        </w:rPr>
        <w:t>, đồ vật, tài liệu</w:t>
      </w:r>
      <w:r w:rsidRPr="00C866A6">
        <w:rPr>
          <w:spacing w:val="2"/>
          <w:sz w:val="28"/>
          <w:szCs w:val="28"/>
        </w:rPr>
        <w:t>.</w:t>
      </w:r>
    </w:p>
    <w:p w14:paraId="1CEC53BB" w14:textId="7181F7C1" w:rsidR="00094C8C" w:rsidRPr="00C866A6" w:rsidRDefault="00094C8C" w:rsidP="00F67D8E">
      <w:pPr>
        <w:widowControl w:val="0"/>
        <w:spacing w:before="120" w:after="120" w:line="340" w:lineRule="exact"/>
        <w:ind w:firstLine="720"/>
        <w:jc w:val="both"/>
        <w:rPr>
          <w:sz w:val="28"/>
          <w:szCs w:val="28"/>
        </w:rPr>
      </w:pPr>
      <w:r w:rsidRPr="00C866A6">
        <w:rPr>
          <w:sz w:val="28"/>
          <w:szCs w:val="28"/>
        </w:rPr>
        <w:t>2.</w:t>
      </w:r>
      <w:r w:rsidRPr="00C866A6">
        <w:rPr>
          <w:i/>
          <w:sz w:val="28"/>
          <w:szCs w:val="28"/>
        </w:rPr>
        <w:t xml:space="preserve"> Bảo vệ phiên </w:t>
      </w:r>
      <w:r w:rsidR="008A6679" w:rsidRPr="00C866A6">
        <w:rPr>
          <w:i/>
          <w:sz w:val="28"/>
          <w:szCs w:val="28"/>
        </w:rPr>
        <w:t>tòa</w:t>
      </w:r>
      <w:r w:rsidR="00023006" w:rsidRPr="00C866A6">
        <w:rPr>
          <w:i/>
          <w:sz w:val="28"/>
          <w:szCs w:val="28"/>
        </w:rPr>
        <w:t xml:space="preserve"> </w:t>
      </w:r>
      <w:r w:rsidRPr="00C866A6">
        <w:rPr>
          <w:i/>
          <w:sz w:val="28"/>
          <w:szCs w:val="28"/>
        </w:rPr>
        <w:t>xét xử lưu động</w:t>
      </w:r>
      <w:r w:rsidR="00607263" w:rsidRPr="00C866A6">
        <w:rPr>
          <w:i/>
          <w:sz w:val="28"/>
          <w:szCs w:val="28"/>
        </w:rPr>
        <w:t xml:space="preserve"> </w:t>
      </w:r>
      <w:r w:rsidR="00BB66B8" w:rsidRPr="00C866A6">
        <w:rPr>
          <w:sz w:val="28"/>
          <w:szCs w:val="28"/>
        </w:rPr>
        <w:t xml:space="preserve">là việc giữ gìn </w:t>
      </w:r>
      <w:r w:rsidR="00CF5266" w:rsidRPr="00C866A6">
        <w:rPr>
          <w:sz w:val="28"/>
          <w:szCs w:val="28"/>
        </w:rPr>
        <w:t xml:space="preserve">trật tự, </w:t>
      </w:r>
      <w:r w:rsidR="00C806C9" w:rsidRPr="00C866A6">
        <w:rPr>
          <w:sz w:val="28"/>
          <w:szCs w:val="28"/>
        </w:rPr>
        <w:t>an toàn</w:t>
      </w:r>
      <w:r w:rsidR="00CF5266" w:rsidRPr="00C866A6">
        <w:rPr>
          <w:sz w:val="28"/>
          <w:szCs w:val="28"/>
        </w:rPr>
        <w:t xml:space="preserve"> xã hội</w:t>
      </w:r>
      <w:r w:rsidR="00B642B2" w:rsidRPr="00C866A6">
        <w:rPr>
          <w:sz w:val="28"/>
          <w:szCs w:val="28"/>
          <w:lang w:val="vi-VN"/>
        </w:rPr>
        <w:t xml:space="preserve"> </w:t>
      </w:r>
      <w:r w:rsidR="00DC7FBE" w:rsidRPr="00C866A6">
        <w:rPr>
          <w:sz w:val="28"/>
          <w:szCs w:val="28"/>
        </w:rPr>
        <w:t>tại</w:t>
      </w:r>
      <w:r w:rsidR="00DC7FBE" w:rsidRPr="00C866A6">
        <w:rPr>
          <w:sz w:val="28"/>
          <w:szCs w:val="28"/>
          <w:lang w:val="vi-VN"/>
        </w:rPr>
        <w:t xml:space="preserve"> </w:t>
      </w:r>
      <w:r w:rsidRPr="00C866A6">
        <w:rPr>
          <w:sz w:val="28"/>
          <w:szCs w:val="28"/>
        </w:rPr>
        <w:t xml:space="preserve">phiên </w:t>
      </w:r>
      <w:r w:rsidR="008A6679" w:rsidRPr="00C866A6">
        <w:rPr>
          <w:sz w:val="28"/>
          <w:szCs w:val="28"/>
        </w:rPr>
        <w:t>tòa</w:t>
      </w:r>
      <w:r w:rsidR="00375CBE" w:rsidRPr="00C866A6">
        <w:rPr>
          <w:sz w:val="28"/>
          <w:szCs w:val="28"/>
        </w:rPr>
        <w:t xml:space="preserve"> </w:t>
      </w:r>
      <w:r w:rsidR="00BB66B8" w:rsidRPr="00C866A6">
        <w:rPr>
          <w:sz w:val="28"/>
          <w:szCs w:val="28"/>
        </w:rPr>
        <w:t xml:space="preserve">xét xử được tổ chức công khai </w:t>
      </w:r>
      <w:r w:rsidRPr="00C866A6">
        <w:rPr>
          <w:sz w:val="28"/>
          <w:szCs w:val="28"/>
        </w:rPr>
        <w:t xml:space="preserve">ngoài trụ sở </w:t>
      </w:r>
      <w:r w:rsidR="008A6679" w:rsidRPr="00C866A6">
        <w:rPr>
          <w:sz w:val="28"/>
          <w:szCs w:val="28"/>
        </w:rPr>
        <w:t>Tòa</w:t>
      </w:r>
      <w:r w:rsidRPr="00C866A6">
        <w:rPr>
          <w:sz w:val="28"/>
          <w:szCs w:val="28"/>
        </w:rPr>
        <w:t xml:space="preserve"> án</w:t>
      </w:r>
      <w:r w:rsidR="00E0192E" w:rsidRPr="00C866A6">
        <w:rPr>
          <w:sz w:val="28"/>
          <w:szCs w:val="28"/>
        </w:rPr>
        <w:t xml:space="preserve"> nhân dân</w:t>
      </w:r>
      <w:r w:rsidRPr="00C866A6">
        <w:rPr>
          <w:sz w:val="28"/>
          <w:szCs w:val="28"/>
        </w:rPr>
        <w:t>.</w:t>
      </w:r>
    </w:p>
    <w:p w14:paraId="3154EDE6" w14:textId="0963728F" w:rsidR="00094C8C" w:rsidRPr="00C866A6" w:rsidRDefault="00094C8C" w:rsidP="00F67D8E">
      <w:pPr>
        <w:widowControl w:val="0"/>
        <w:spacing w:before="120" w:after="120" w:line="340" w:lineRule="exact"/>
        <w:ind w:firstLine="720"/>
        <w:jc w:val="both"/>
        <w:rPr>
          <w:sz w:val="28"/>
          <w:szCs w:val="28"/>
        </w:rPr>
      </w:pPr>
      <w:r w:rsidRPr="00C866A6">
        <w:rPr>
          <w:sz w:val="28"/>
          <w:szCs w:val="28"/>
        </w:rPr>
        <w:t xml:space="preserve">3. </w:t>
      </w:r>
      <w:r w:rsidRPr="00C866A6">
        <w:rPr>
          <w:i/>
          <w:sz w:val="28"/>
          <w:szCs w:val="28"/>
        </w:rPr>
        <w:t xml:space="preserve">Bảo vệ phiên </w:t>
      </w:r>
      <w:r w:rsidR="008A6679" w:rsidRPr="00C866A6">
        <w:rPr>
          <w:i/>
          <w:sz w:val="28"/>
          <w:szCs w:val="28"/>
        </w:rPr>
        <w:t>tòa</w:t>
      </w:r>
      <w:r w:rsidRPr="00C866A6">
        <w:rPr>
          <w:i/>
          <w:sz w:val="28"/>
          <w:szCs w:val="28"/>
        </w:rPr>
        <w:t xml:space="preserve"> trực tuyến</w:t>
      </w:r>
      <w:r w:rsidR="00711C4F" w:rsidRPr="00C866A6">
        <w:rPr>
          <w:i/>
          <w:sz w:val="28"/>
          <w:szCs w:val="28"/>
        </w:rPr>
        <w:t xml:space="preserve"> </w:t>
      </w:r>
      <w:r w:rsidR="00DD7596" w:rsidRPr="00C866A6">
        <w:rPr>
          <w:sz w:val="28"/>
          <w:szCs w:val="28"/>
        </w:rPr>
        <w:t xml:space="preserve">là việc giữ gìn </w:t>
      </w:r>
      <w:r w:rsidR="00CF5266" w:rsidRPr="00C866A6">
        <w:rPr>
          <w:sz w:val="28"/>
          <w:szCs w:val="28"/>
        </w:rPr>
        <w:t xml:space="preserve">trật tự, </w:t>
      </w:r>
      <w:r w:rsidR="00C806C9" w:rsidRPr="00C866A6">
        <w:rPr>
          <w:sz w:val="28"/>
          <w:szCs w:val="28"/>
        </w:rPr>
        <w:t>an toàn</w:t>
      </w:r>
      <w:r w:rsidR="00CF5266" w:rsidRPr="00C866A6">
        <w:rPr>
          <w:sz w:val="28"/>
          <w:szCs w:val="28"/>
        </w:rPr>
        <w:t xml:space="preserve"> xã hội</w:t>
      </w:r>
      <w:r w:rsidR="00B642B2" w:rsidRPr="00C866A6">
        <w:rPr>
          <w:sz w:val="28"/>
          <w:szCs w:val="28"/>
          <w:lang w:val="vi-VN"/>
        </w:rPr>
        <w:t xml:space="preserve"> </w:t>
      </w:r>
      <w:r w:rsidR="00DC7FBE" w:rsidRPr="00C866A6">
        <w:rPr>
          <w:sz w:val="28"/>
          <w:szCs w:val="28"/>
        </w:rPr>
        <w:t>tại</w:t>
      </w:r>
      <w:r w:rsidR="00DC7FBE" w:rsidRPr="00C866A6">
        <w:rPr>
          <w:sz w:val="28"/>
          <w:szCs w:val="28"/>
          <w:lang w:val="vi-VN"/>
        </w:rPr>
        <w:t xml:space="preserve"> </w:t>
      </w:r>
      <w:r w:rsidRPr="00C866A6">
        <w:rPr>
          <w:sz w:val="28"/>
          <w:szCs w:val="28"/>
        </w:rPr>
        <w:t xml:space="preserve">phiên </w:t>
      </w:r>
      <w:r w:rsidR="008A6679" w:rsidRPr="00C866A6">
        <w:rPr>
          <w:sz w:val="28"/>
          <w:szCs w:val="28"/>
        </w:rPr>
        <w:t>tòa</w:t>
      </w:r>
      <w:r w:rsidR="00023006" w:rsidRPr="00C866A6">
        <w:rPr>
          <w:sz w:val="28"/>
          <w:szCs w:val="28"/>
        </w:rPr>
        <w:t xml:space="preserve"> </w:t>
      </w:r>
      <w:r w:rsidRPr="00C866A6">
        <w:rPr>
          <w:sz w:val="28"/>
          <w:szCs w:val="28"/>
        </w:rPr>
        <w:t xml:space="preserve">được tổ chức </w:t>
      </w:r>
      <w:r w:rsidR="00DD7596" w:rsidRPr="00C866A6">
        <w:rPr>
          <w:sz w:val="28"/>
          <w:szCs w:val="28"/>
        </w:rPr>
        <w:t>tại</w:t>
      </w:r>
      <w:r w:rsidRPr="00C866A6">
        <w:rPr>
          <w:sz w:val="28"/>
          <w:szCs w:val="28"/>
        </w:rPr>
        <w:t xml:space="preserve"> điểm cầu trung tâm và điểm cầu thành phần.</w:t>
      </w:r>
    </w:p>
    <w:p w14:paraId="2237568A" w14:textId="6073BD16" w:rsidR="00094C8C" w:rsidRPr="00C866A6" w:rsidRDefault="00094C8C" w:rsidP="00F67D8E">
      <w:pPr>
        <w:widowControl w:val="0"/>
        <w:spacing w:before="120" w:after="120" w:line="340" w:lineRule="exact"/>
        <w:ind w:firstLine="720"/>
        <w:jc w:val="both"/>
        <w:rPr>
          <w:sz w:val="28"/>
          <w:szCs w:val="28"/>
        </w:rPr>
      </w:pPr>
      <w:r w:rsidRPr="00C866A6">
        <w:rPr>
          <w:sz w:val="28"/>
          <w:szCs w:val="28"/>
        </w:rPr>
        <w:t>4.</w:t>
      </w:r>
      <w:r w:rsidRPr="00C866A6">
        <w:rPr>
          <w:i/>
          <w:sz w:val="28"/>
          <w:szCs w:val="28"/>
        </w:rPr>
        <w:t xml:space="preserve"> Bảo vệ phiên </w:t>
      </w:r>
      <w:r w:rsidR="008A6679" w:rsidRPr="00C866A6">
        <w:rPr>
          <w:i/>
          <w:sz w:val="28"/>
          <w:szCs w:val="28"/>
        </w:rPr>
        <w:t>tòa</w:t>
      </w:r>
      <w:r w:rsidRPr="00C866A6">
        <w:rPr>
          <w:i/>
          <w:sz w:val="28"/>
          <w:szCs w:val="28"/>
        </w:rPr>
        <w:t xml:space="preserve"> xét xử vụ án đặc biệt nghiêm trọng, phức tạp về </w:t>
      </w:r>
      <w:r w:rsidR="00E33CE5" w:rsidRPr="00C866A6">
        <w:rPr>
          <w:i/>
          <w:sz w:val="28"/>
          <w:szCs w:val="28"/>
        </w:rPr>
        <w:t>an ninh, trật</w:t>
      </w:r>
      <w:r w:rsidR="00E33CE5" w:rsidRPr="00C866A6">
        <w:rPr>
          <w:i/>
          <w:sz w:val="28"/>
          <w:szCs w:val="28"/>
          <w:lang w:val="vi-VN"/>
        </w:rPr>
        <w:t xml:space="preserve"> tự</w:t>
      </w:r>
      <w:r w:rsidR="00711C4F" w:rsidRPr="00C866A6">
        <w:rPr>
          <w:i/>
          <w:sz w:val="28"/>
          <w:szCs w:val="28"/>
        </w:rPr>
        <w:t xml:space="preserve"> </w:t>
      </w:r>
      <w:r w:rsidR="00DD7596" w:rsidRPr="00C866A6">
        <w:rPr>
          <w:sz w:val="28"/>
          <w:szCs w:val="28"/>
        </w:rPr>
        <w:t xml:space="preserve">là việc giữ gìn </w:t>
      </w:r>
      <w:r w:rsidR="00CF5266" w:rsidRPr="00C866A6">
        <w:rPr>
          <w:sz w:val="28"/>
          <w:szCs w:val="28"/>
        </w:rPr>
        <w:t xml:space="preserve">trật tự, </w:t>
      </w:r>
      <w:r w:rsidR="00C806C9" w:rsidRPr="00C866A6">
        <w:rPr>
          <w:sz w:val="28"/>
          <w:szCs w:val="28"/>
        </w:rPr>
        <w:t>an toàn</w:t>
      </w:r>
      <w:r w:rsidR="00CF5266" w:rsidRPr="00C866A6">
        <w:rPr>
          <w:sz w:val="28"/>
          <w:szCs w:val="28"/>
        </w:rPr>
        <w:t xml:space="preserve"> xã hội</w:t>
      </w:r>
      <w:r w:rsidR="00B642B2" w:rsidRPr="00C866A6">
        <w:rPr>
          <w:sz w:val="28"/>
          <w:szCs w:val="28"/>
          <w:lang w:val="vi-VN"/>
        </w:rPr>
        <w:t xml:space="preserve"> </w:t>
      </w:r>
      <w:r w:rsidR="00DC7FBE" w:rsidRPr="00C866A6">
        <w:rPr>
          <w:sz w:val="28"/>
          <w:szCs w:val="28"/>
          <w:lang w:val="vi-VN"/>
        </w:rPr>
        <w:t>tại</w:t>
      </w:r>
      <w:r w:rsidR="00DD7596" w:rsidRPr="00C866A6">
        <w:rPr>
          <w:sz w:val="28"/>
          <w:szCs w:val="28"/>
        </w:rPr>
        <w:t xml:space="preserve"> </w:t>
      </w:r>
      <w:r w:rsidRPr="00C866A6">
        <w:rPr>
          <w:sz w:val="28"/>
          <w:szCs w:val="28"/>
        </w:rPr>
        <w:t xml:space="preserve">phiên </w:t>
      </w:r>
      <w:r w:rsidR="008A6679" w:rsidRPr="00C866A6">
        <w:rPr>
          <w:sz w:val="28"/>
          <w:szCs w:val="28"/>
        </w:rPr>
        <w:t>tòa</w:t>
      </w:r>
      <w:r w:rsidRPr="00C866A6">
        <w:rPr>
          <w:sz w:val="28"/>
          <w:szCs w:val="28"/>
        </w:rPr>
        <w:t xml:space="preserve"> xét xử vụ án có nhiều tình tiết phức tạp, liên quan đến nhiều cấp, nhiều ngành, dư luận xã hội đặc b</w:t>
      </w:r>
      <w:r w:rsidR="008601C2" w:rsidRPr="00C866A6">
        <w:rPr>
          <w:sz w:val="28"/>
          <w:szCs w:val="28"/>
        </w:rPr>
        <w:t>iệt quan tâm; vụ án</w:t>
      </w:r>
      <w:r w:rsidR="00EE7C7C" w:rsidRPr="00C866A6">
        <w:rPr>
          <w:sz w:val="28"/>
          <w:szCs w:val="28"/>
        </w:rPr>
        <w:t xml:space="preserve"> khi xét xử</w:t>
      </w:r>
      <w:r w:rsidRPr="00C866A6">
        <w:rPr>
          <w:sz w:val="28"/>
          <w:szCs w:val="28"/>
        </w:rPr>
        <w:t xml:space="preserve"> có ảnh hưởng đế</w:t>
      </w:r>
      <w:r w:rsidR="008601C2" w:rsidRPr="00C866A6">
        <w:rPr>
          <w:sz w:val="28"/>
          <w:szCs w:val="28"/>
        </w:rPr>
        <w:t>n chính trị, đối ngoại;</w:t>
      </w:r>
      <w:r w:rsidR="00DC7FBE" w:rsidRPr="00C866A6">
        <w:rPr>
          <w:sz w:val="28"/>
          <w:szCs w:val="28"/>
          <w:lang w:val="vi-VN"/>
        </w:rPr>
        <w:t xml:space="preserve"> vụ án có người phạm tội là cán bộ</w:t>
      </w:r>
      <w:r w:rsidR="008601C2" w:rsidRPr="00C866A6">
        <w:rPr>
          <w:sz w:val="28"/>
          <w:szCs w:val="28"/>
        </w:rPr>
        <w:t xml:space="preserve"> </w:t>
      </w:r>
      <w:r w:rsidR="00E33CE5" w:rsidRPr="00C866A6">
        <w:rPr>
          <w:sz w:val="28"/>
          <w:szCs w:val="28"/>
        </w:rPr>
        <w:t>lãnh</w:t>
      </w:r>
      <w:r w:rsidR="00E33CE5" w:rsidRPr="00C866A6">
        <w:rPr>
          <w:sz w:val="28"/>
          <w:szCs w:val="28"/>
          <w:lang w:val="vi-VN"/>
        </w:rPr>
        <w:t xml:space="preserve"> đạo</w:t>
      </w:r>
      <w:r w:rsidR="00DC7FBE" w:rsidRPr="00C866A6">
        <w:rPr>
          <w:sz w:val="28"/>
          <w:szCs w:val="28"/>
          <w:lang w:val="vi-VN"/>
        </w:rPr>
        <w:t xml:space="preserve"> chủ chốt từ</w:t>
      </w:r>
      <w:r w:rsidR="00E33CE5" w:rsidRPr="00C866A6">
        <w:rPr>
          <w:sz w:val="28"/>
          <w:szCs w:val="28"/>
          <w:lang w:val="vi-VN"/>
        </w:rPr>
        <w:t xml:space="preserve"> cấp tỉnh</w:t>
      </w:r>
      <w:r w:rsidR="00DC7FBE" w:rsidRPr="00C866A6">
        <w:rPr>
          <w:sz w:val="28"/>
          <w:szCs w:val="28"/>
          <w:lang w:val="vi-VN"/>
        </w:rPr>
        <w:t xml:space="preserve"> trở </w:t>
      </w:r>
      <w:r w:rsidR="009659AC" w:rsidRPr="00C866A6">
        <w:rPr>
          <w:sz w:val="28"/>
          <w:szCs w:val="28"/>
          <w:lang w:val="vi-VN"/>
        </w:rPr>
        <w:t>lên</w:t>
      </w:r>
      <w:r w:rsidR="00E33CE5" w:rsidRPr="00C866A6">
        <w:rPr>
          <w:sz w:val="28"/>
          <w:szCs w:val="28"/>
          <w:lang w:val="vi-VN"/>
        </w:rPr>
        <w:t xml:space="preserve">; </w:t>
      </w:r>
      <w:r w:rsidR="008601C2" w:rsidRPr="00C866A6">
        <w:rPr>
          <w:sz w:val="28"/>
          <w:szCs w:val="28"/>
        </w:rPr>
        <w:t>vụ án</w:t>
      </w:r>
      <w:r w:rsidR="00BC2699" w:rsidRPr="00C866A6">
        <w:rPr>
          <w:sz w:val="28"/>
          <w:szCs w:val="28"/>
        </w:rPr>
        <w:t xml:space="preserve"> </w:t>
      </w:r>
      <w:r w:rsidR="009C0FDF" w:rsidRPr="00C866A6">
        <w:rPr>
          <w:sz w:val="28"/>
          <w:szCs w:val="28"/>
        </w:rPr>
        <w:t>thuộc diện</w:t>
      </w:r>
      <w:r w:rsidR="00603E09" w:rsidRPr="00C866A6">
        <w:rPr>
          <w:sz w:val="28"/>
          <w:szCs w:val="28"/>
        </w:rPr>
        <w:t xml:space="preserve"> Ban Chỉ đạo Trung ương về phòng chống tham nhũng, lãng phí, tiêu cực </w:t>
      </w:r>
      <w:r w:rsidR="009C0FDF" w:rsidRPr="00C866A6">
        <w:rPr>
          <w:sz w:val="28"/>
          <w:szCs w:val="28"/>
        </w:rPr>
        <w:t>theo dõi, chỉ đạo</w:t>
      </w:r>
      <w:r w:rsidR="00501B96" w:rsidRPr="00C866A6">
        <w:rPr>
          <w:sz w:val="28"/>
          <w:szCs w:val="28"/>
        </w:rPr>
        <w:t>; người phạm tội là người có chức sắc trong tôn giáo, người có uy tín cao trong dân tộc thiểu số</w:t>
      </w:r>
      <w:del w:id="13" w:author="thu hien p2" w:date="2026-04-09T21:02:00Z">
        <w:r w:rsidR="00D85CDF" w:rsidRPr="00C866A6" w:rsidDel="00683297">
          <w:rPr>
            <w:sz w:val="28"/>
            <w:szCs w:val="28"/>
          </w:rPr>
          <w:delText>; phiên tòa xét xử lưu động</w:delText>
        </w:r>
      </w:del>
      <w:r w:rsidR="00501B96" w:rsidRPr="00C866A6">
        <w:rPr>
          <w:sz w:val="28"/>
          <w:szCs w:val="28"/>
        </w:rPr>
        <w:t>.</w:t>
      </w:r>
    </w:p>
    <w:p w14:paraId="3FFFB8A3" w14:textId="1F467792" w:rsidR="00BD0C10" w:rsidRPr="00C866A6" w:rsidRDefault="00C13271" w:rsidP="00F67D8E">
      <w:pPr>
        <w:widowControl w:val="0"/>
        <w:spacing w:before="120" w:after="120" w:line="340" w:lineRule="exact"/>
        <w:ind w:firstLine="720"/>
        <w:jc w:val="both"/>
        <w:rPr>
          <w:b/>
          <w:sz w:val="28"/>
          <w:szCs w:val="28"/>
        </w:rPr>
      </w:pPr>
      <w:r w:rsidRPr="00C866A6">
        <w:rPr>
          <w:b/>
          <w:sz w:val="28"/>
          <w:szCs w:val="28"/>
        </w:rPr>
        <w:t xml:space="preserve">Điều </w:t>
      </w:r>
      <w:r w:rsidR="00E57844" w:rsidRPr="00C866A6">
        <w:rPr>
          <w:b/>
          <w:sz w:val="28"/>
          <w:szCs w:val="28"/>
        </w:rPr>
        <w:t>3</w:t>
      </w:r>
      <w:r w:rsidRPr="00C866A6">
        <w:rPr>
          <w:sz w:val="28"/>
          <w:szCs w:val="28"/>
        </w:rPr>
        <w:t xml:space="preserve">. </w:t>
      </w:r>
      <w:r w:rsidR="00BD0C10" w:rsidRPr="00C866A6">
        <w:rPr>
          <w:b/>
          <w:sz w:val="28"/>
          <w:szCs w:val="28"/>
        </w:rPr>
        <w:t xml:space="preserve">Nguyên tắc bảo vệ phiên </w:t>
      </w:r>
      <w:r w:rsidR="008A6679" w:rsidRPr="00C866A6">
        <w:rPr>
          <w:b/>
          <w:sz w:val="28"/>
          <w:szCs w:val="28"/>
        </w:rPr>
        <w:t>tòa</w:t>
      </w:r>
      <w:r w:rsidR="00BD0C10" w:rsidRPr="00C866A6">
        <w:rPr>
          <w:b/>
          <w:sz w:val="28"/>
          <w:szCs w:val="28"/>
        </w:rPr>
        <w:t>, phiên họp</w:t>
      </w:r>
    </w:p>
    <w:p w14:paraId="505B0A26" w14:textId="78A84C29" w:rsidR="00BD0C10" w:rsidRPr="00C866A6" w:rsidRDefault="00BD0C10" w:rsidP="00F67D8E">
      <w:pPr>
        <w:widowControl w:val="0"/>
        <w:spacing w:before="120" w:after="120" w:line="340" w:lineRule="exact"/>
        <w:ind w:firstLine="720"/>
        <w:jc w:val="both"/>
        <w:rPr>
          <w:iCs/>
          <w:sz w:val="28"/>
          <w:szCs w:val="28"/>
        </w:rPr>
      </w:pPr>
      <w:r w:rsidRPr="00C866A6">
        <w:rPr>
          <w:sz w:val="28"/>
          <w:szCs w:val="28"/>
        </w:rPr>
        <w:t xml:space="preserve">1. </w:t>
      </w:r>
      <w:r w:rsidRPr="00C866A6">
        <w:rPr>
          <w:iCs/>
          <w:sz w:val="28"/>
          <w:szCs w:val="28"/>
        </w:rPr>
        <w:t>Tuân thủ Hiến pháp, pháp luật, quy định của Bộ Công an v</w:t>
      </w:r>
      <w:r w:rsidR="00F90676" w:rsidRPr="00C866A6">
        <w:rPr>
          <w:iCs/>
          <w:sz w:val="28"/>
          <w:szCs w:val="28"/>
        </w:rPr>
        <w:t xml:space="preserve">à nội quy phiên </w:t>
      </w:r>
      <w:r w:rsidR="008A6679" w:rsidRPr="00C866A6">
        <w:rPr>
          <w:iCs/>
          <w:sz w:val="28"/>
          <w:szCs w:val="28"/>
        </w:rPr>
        <w:t>tòa</w:t>
      </w:r>
      <w:r w:rsidR="00F90676" w:rsidRPr="00C866A6">
        <w:rPr>
          <w:iCs/>
          <w:sz w:val="28"/>
          <w:szCs w:val="28"/>
        </w:rPr>
        <w:t>, phiên họp.</w:t>
      </w:r>
    </w:p>
    <w:p w14:paraId="4FA131D7" w14:textId="1107B0FF" w:rsidR="00BD0C10" w:rsidRPr="00C866A6" w:rsidRDefault="00D4033B" w:rsidP="00F67D8E">
      <w:pPr>
        <w:widowControl w:val="0"/>
        <w:spacing w:before="120" w:after="120" w:line="340" w:lineRule="exact"/>
        <w:ind w:firstLine="720"/>
        <w:jc w:val="both"/>
        <w:rPr>
          <w:sz w:val="28"/>
          <w:szCs w:val="28"/>
        </w:rPr>
      </w:pPr>
      <w:r w:rsidRPr="00C866A6">
        <w:rPr>
          <w:sz w:val="28"/>
          <w:szCs w:val="28"/>
        </w:rPr>
        <w:t xml:space="preserve">2. </w:t>
      </w:r>
      <w:r w:rsidR="00BD0C10" w:rsidRPr="00C866A6">
        <w:rPr>
          <w:sz w:val="28"/>
          <w:szCs w:val="28"/>
        </w:rPr>
        <w:t>Thực hiện theo kế hoạch, phương án đ</w:t>
      </w:r>
      <w:r w:rsidR="009C0FDF" w:rsidRPr="00C866A6">
        <w:rPr>
          <w:sz w:val="28"/>
          <w:szCs w:val="28"/>
        </w:rPr>
        <w:t xml:space="preserve">ược cấp có thẩm quyền phê duyệt; </w:t>
      </w:r>
      <w:r w:rsidR="00756C05" w:rsidRPr="00C866A6">
        <w:rPr>
          <w:sz w:val="28"/>
          <w:szCs w:val="28"/>
        </w:rPr>
        <w:t xml:space="preserve">nhanh chóng, </w:t>
      </w:r>
      <w:r w:rsidR="00BD0C10" w:rsidRPr="00C866A6">
        <w:rPr>
          <w:sz w:val="28"/>
          <w:szCs w:val="28"/>
        </w:rPr>
        <w:t xml:space="preserve">thận trọng, chính xác, đúng thẩm quyền; </w:t>
      </w:r>
      <w:r w:rsidR="00147563" w:rsidRPr="00C866A6">
        <w:rPr>
          <w:sz w:val="28"/>
          <w:szCs w:val="28"/>
        </w:rPr>
        <w:t>tôn trọng</w:t>
      </w:r>
      <w:r w:rsidR="00BD0C10" w:rsidRPr="00C866A6">
        <w:rPr>
          <w:sz w:val="28"/>
          <w:szCs w:val="28"/>
        </w:rPr>
        <w:t xml:space="preserve"> Hội </w:t>
      </w:r>
      <w:r w:rsidR="00FA59A7" w:rsidRPr="00C866A6">
        <w:rPr>
          <w:sz w:val="28"/>
          <w:szCs w:val="28"/>
        </w:rPr>
        <w:t>đồng xét xử,</w:t>
      </w:r>
      <w:r w:rsidR="00147563" w:rsidRPr="00C866A6">
        <w:rPr>
          <w:sz w:val="28"/>
          <w:szCs w:val="28"/>
        </w:rPr>
        <w:t xml:space="preserve"> giữ gìn trật tự</w:t>
      </w:r>
      <w:r w:rsidR="0071685F" w:rsidRPr="00C866A6">
        <w:rPr>
          <w:sz w:val="28"/>
          <w:szCs w:val="28"/>
        </w:rPr>
        <w:t xml:space="preserve"> và tuân theo sự điều hành của C</w:t>
      </w:r>
      <w:r w:rsidR="00FA59A7" w:rsidRPr="00C866A6">
        <w:rPr>
          <w:sz w:val="28"/>
          <w:szCs w:val="28"/>
        </w:rPr>
        <w:t xml:space="preserve">hủ tọa phiên </w:t>
      </w:r>
      <w:r w:rsidR="008A6679" w:rsidRPr="00C866A6">
        <w:rPr>
          <w:sz w:val="28"/>
          <w:szCs w:val="28"/>
        </w:rPr>
        <w:t>tòa</w:t>
      </w:r>
      <w:r w:rsidR="00FA59A7" w:rsidRPr="00C866A6">
        <w:rPr>
          <w:sz w:val="28"/>
          <w:szCs w:val="28"/>
        </w:rPr>
        <w:t xml:space="preserve">, </w:t>
      </w:r>
      <w:r w:rsidR="00312D4C" w:rsidRPr="00C866A6">
        <w:rPr>
          <w:sz w:val="28"/>
          <w:szCs w:val="28"/>
        </w:rPr>
        <w:t>phiên họp,</w:t>
      </w:r>
      <w:r w:rsidR="00BD0C10" w:rsidRPr="00C866A6">
        <w:rPr>
          <w:sz w:val="28"/>
          <w:szCs w:val="28"/>
        </w:rPr>
        <w:t xml:space="preserve"> người chỉ huy bảo vệ phiên </w:t>
      </w:r>
      <w:r w:rsidR="008A6679" w:rsidRPr="00C866A6">
        <w:rPr>
          <w:sz w:val="28"/>
          <w:szCs w:val="28"/>
        </w:rPr>
        <w:t>tòa</w:t>
      </w:r>
      <w:r w:rsidR="00BD0C10" w:rsidRPr="00C866A6">
        <w:rPr>
          <w:sz w:val="28"/>
          <w:szCs w:val="28"/>
        </w:rPr>
        <w:t>, phiên họp.</w:t>
      </w:r>
      <w:r w:rsidR="00050CC6">
        <w:rPr>
          <w:sz w:val="28"/>
          <w:szCs w:val="28"/>
        </w:rPr>
        <w:t xml:space="preserve"> </w:t>
      </w:r>
    </w:p>
    <w:p w14:paraId="7601DD5E" w14:textId="08045B21" w:rsidR="00BD0C10" w:rsidRPr="00C866A6" w:rsidRDefault="009C0FDF" w:rsidP="00F67D8E">
      <w:pPr>
        <w:widowControl w:val="0"/>
        <w:spacing w:before="120" w:after="120" w:line="340" w:lineRule="exact"/>
        <w:ind w:firstLine="720"/>
        <w:jc w:val="both"/>
        <w:rPr>
          <w:sz w:val="28"/>
          <w:szCs w:val="28"/>
        </w:rPr>
      </w:pPr>
      <w:r w:rsidRPr="00C866A6">
        <w:rPr>
          <w:iCs/>
          <w:sz w:val="28"/>
          <w:szCs w:val="28"/>
        </w:rPr>
        <w:t>3</w:t>
      </w:r>
      <w:r w:rsidR="00BD0C10" w:rsidRPr="00C866A6">
        <w:rPr>
          <w:iCs/>
          <w:sz w:val="28"/>
          <w:szCs w:val="28"/>
        </w:rPr>
        <w:t xml:space="preserve">. </w:t>
      </w:r>
      <w:r w:rsidR="00BD0C10" w:rsidRPr="00C866A6">
        <w:rPr>
          <w:sz w:val="28"/>
          <w:szCs w:val="28"/>
        </w:rPr>
        <w:t xml:space="preserve">Việc bảo vệ </w:t>
      </w:r>
      <w:r w:rsidR="00312D4C" w:rsidRPr="00C866A6">
        <w:rPr>
          <w:sz w:val="28"/>
          <w:szCs w:val="28"/>
        </w:rPr>
        <w:t xml:space="preserve">phiên </w:t>
      </w:r>
      <w:r w:rsidR="008A6679" w:rsidRPr="00C866A6">
        <w:rPr>
          <w:sz w:val="28"/>
          <w:szCs w:val="28"/>
        </w:rPr>
        <w:t>tòa</w:t>
      </w:r>
      <w:r w:rsidR="00312D4C" w:rsidRPr="00C866A6">
        <w:rPr>
          <w:sz w:val="28"/>
          <w:szCs w:val="28"/>
        </w:rPr>
        <w:t xml:space="preserve">, phiên họp </w:t>
      </w:r>
      <w:r w:rsidR="00BD0C10" w:rsidRPr="00C866A6">
        <w:rPr>
          <w:sz w:val="28"/>
          <w:szCs w:val="28"/>
        </w:rPr>
        <w:t xml:space="preserve">phải bảo đảm </w:t>
      </w:r>
      <w:r w:rsidR="00CF5266" w:rsidRPr="00C866A6">
        <w:rPr>
          <w:sz w:val="28"/>
          <w:szCs w:val="28"/>
        </w:rPr>
        <w:t xml:space="preserve">trật tự, </w:t>
      </w:r>
      <w:r w:rsidR="00C806C9" w:rsidRPr="00C866A6">
        <w:rPr>
          <w:sz w:val="28"/>
          <w:szCs w:val="28"/>
        </w:rPr>
        <w:t>an toàn</w:t>
      </w:r>
      <w:r w:rsidR="00CF5266" w:rsidRPr="00C866A6">
        <w:rPr>
          <w:sz w:val="28"/>
          <w:szCs w:val="28"/>
        </w:rPr>
        <w:t xml:space="preserve"> xã hội</w:t>
      </w:r>
      <w:r w:rsidR="00BD0C10" w:rsidRPr="00C866A6">
        <w:rPr>
          <w:sz w:val="28"/>
          <w:szCs w:val="28"/>
        </w:rPr>
        <w:t xml:space="preserve">, văn minh, sự tôn nghiêm của </w:t>
      </w:r>
      <w:r w:rsidR="008A6679" w:rsidRPr="00C866A6">
        <w:rPr>
          <w:sz w:val="28"/>
          <w:szCs w:val="28"/>
        </w:rPr>
        <w:t>Tòa</w:t>
      </w:r>
      <w:r w:rsidR="00023006" w:rsidRPr="00C866A6">
        <w:rPr>
          <w:sz w:val="28"/>
          <w:szCs w:val="28"/>
        </w:rPr>
        <w:t xml:space="preserve"> </w:t>
      </w:r>
      <w:r w:rsidR="00312D4C" w:rsidRPr="00C866A6">
        <w:rPr>
          <w:sz w:val="28"/>
          <w:szCs w:val="28"/>
        </w:rPr>
        <w:t>án nhân dân,</w:t>
      </w:r>
      <w:r w:rsidRPr="00C866A6">
        <w:rPr>
          <w:sz w:val="28"/>
          <w:szCs w:val="28"/>
        </w:rPr>
        <w:t xml:space="preserve"> </w:t>
      </w:r>
      <w:r w:rsidR="00BD0C10" w:rsidRPr="00C866A6">
        <w:rPr>
          <w:sz w:val="28"/>
          <w:szCs w:val="28"/>
        </w:rPr>
        <w:t>không làm ảnh hưởng</w:t>
      </w:r>
      <w:r w:rsidR="00FB2CCE" w:rsidRPr="00C866A6">
        <w:rPr>
          <w:sz w:val="28"/>
          <w:szCs w:val="28"/>
        </w:rPr>
        <w:t xml:space="preserve"> đến hoạt động xét xử </w:t>
      </w:r>
      <w:r w:rsidR="00043D33" w:rsidRPr="00C866A6">
        <w:rPr>
          <w:sz w:val="28"/>
          <w:szCs w:val="28"/>
        </w:rPr>
        <w:t xml:space="preserve">tại phiên </w:t>
      </w:r>
      <w:r w:rsidR="008A6679" w:rsidRPr="00C866A6">
        <w:rPr>
          <w:sz w:val="28"/>
          <w:szCs w:val="28"/>
        </w:rPr>
        <w:t>tòa</w:t>
      </w:r>
      <w:r w:rsidR="00043D33" w:rsidRPr="00C866A6">
        <w:rPr>
          <w:sz w:val="28"/>
          <w:szCs w:val="28"/>
        </w:rPr>
        <w:t>,</w:t>
      </w:r>
      <w:r w:rsidR="00FB2CCE" w:rsidRPr="00C866A6">
        <w:rPr>
          <w:sz w:val="28"/>
          <w:szCs w:val="28"/>
        </w:rPr>
        <w:t xml:space="preserve"> phiên họp</w:t>
      </w:r>
      <w:r w:rsidR="00BD0C10" w:rsidRPr="00C866A6">
        <w:rPr>
          <w:sz w:val="28"/>
          <w:szCs w:val="28"/>
        </w:rPr>
        <w:t>.</w:t>
      </w:r>
    </w:p>
    <w:p w14:paraId="40965E4D" w14:textId="73B9C8EA" w:rsidR="00BD0C10" w:rsidRPr="00C866A6" w:rsidRDefault="00C13271" w:rsidP="00F67D8E">
      <w:pPr>
        <w:widowControl w:val="0"/>
        <w:spacing w:before="120" w:after="120" w:line="340" w:lineRule="exact"/>
        <w:ind w:firstLine="720"/>
        <w:jc w:val="both"/>
        <w:rPr>
          <w:sz w:val="28"/>
          <w:szCs w:val="28"/>
        </w:rPr>
      </w:pPr>
      <w:r w:rsidRPr="00C866A6">
        <w:rPr>
          <w:b/>
          <w:sz w:val="28"/>
          <w:szCs w:val="28"/>
        </w:rPr>
        <w:t xml:space="preserve">Điều </w:t>
      </w:r>
      <w:r w:rsidR="00E57844" w:rsidRPr="00C866A6">
        <w:rPr>
          <w:b/>
          <w:sz w:val="28"/>
          <w:szCs w:val="28"/>
        </w:rPr>
        <w:t>4</w:t>
      </w:r>
      <w:r w:rsidRPr="00C866A6">
        <w:rPr>
          <w:sz w:val="28"/>
          <w:szCs w:val="28"/>
        </w:rPr>
        <w:t xml:space="preserve">. </w:t>
      </w:r>
      <w:r w:rsidR="00BD0C10" w:rsidRPr="00C866A6">
        <w:rPr>
          <w:b/>
          <w:sz w:val="28"/>
          <w:szCs w:val="28"/>
        </w:rPr>
        <w:t xml:space="preserve">Đối tượng bảo vệ phiên </w:t>
      </w:r>
      <w:r w:rsidR="008A6679" w:rsidRPr="00C866A6">
        <w:rPr>
          <w:b/>
          <w:sz w:val="28"/>
          <w:szCs w:val="28"/>
        </w:rPr>
        <w:t>tòa</w:t>
      </w:r>
      <w:r w:rsidR="00BD0C10" w:rsidRPr="00C866A6">
        <w:rPr>
          <w:b/>
          <w:sz w:val="28"/>
          <w:szCs w:val="28"/>
        </w:rPr>
        <w:t>, phiên họp</w:t>
      </w:r>
    </w:p>
    <w:p w14:paraId="63AC9340" w14:textId="5B57E135" w:rsidR="00BD0C10" w:rsidRPr="00C866A6" w:rsidRDefault="00BD0C10" w:rsidP="00F67D8E">
      <w:pPr>
        <w:widowControl w:val="0"/>
        <w:spacing w:before="120" w:after="120" w:line="340" w:lineRule="exact"/>
        <w:ind w:firstLine="720"/>
        <w:jc w:val="both"/>
        <w:rPr>
          <w:sz w:val="28"/>
          <w:szCs w:val="28"/>
        </w:rPr>
      </w:pPr>
      <w:r w:rsidRPr="00C866A6">
        <w:rPr>
          <w:sz w:val="28"/>
          <w:szCs w:val="28"/>
        </w:rPr>
        <w:t xml:space="preserve">1. Các phiên </w:t>
      </w:r>
      <w:r w:rsidR="008A6679" w:rsidRPr="00C866A6">
        <w:rPr>
          <w:sz w:val="28"/>
          <w:szCs w:val="28"/>
        </w:rPr>
        <w:t>tòa</w:t>
      </w:r>
      <w:r w:rsidRPr="00C866A6">
        <w:rPr>
          <w:sz w:val="28"/>
          <w:szCs w:val="28"/>
        </w:rPr>
        <w:t xml:space="preserve"> xét xử vụ án hình sự.</w:t>
      </w:r>
    </w:p>
    <w:p w14:paraId="6E99F1F0" w14:textId="7749A345" w:rsidR="00BD0C10" w:rsidRPr="00C866A6" w:rsidRDefault="00BD0C10" w:rsidP="00F67D8E">
      <w:pPr>
        <w:widowControl w:val="0"/>
        <w:spacing w:before="120" w:after="120" w:line="340" w:lineRule="exact"/>
        <w:ind w:firstLine="720"/>
        <w:jc w:val="both"/>
        <w:rPr>
          <w:sz w:val="28"/>
          <w:szCs w:val="28"/>
        </w:rPr>
      </w:pPr>
      <w:r w:rsidRPr="00C866A6">
        <w:rPr>
          <w:sz w:val="28"/>
          <w:szCs w:val="28"/>
        </w:rPr>
        <w:t xml:space="preserve">2. Phiên </w:t>
      </w:r>
      <w:r w:rsidR="008A6679" w:rsidRPr="00C866A6">
        <w:rPr>
          <w:sz w:val="28"/>
          <w:szCs w:val="28"/>
        </w:rPr>
        <w:t>tòa</w:t>
      </w:r>
      <w:r w:rsidRPr="00C866A6">
        <w:rPr>
          <w:sz w:val="28"/>
          <w:szCs w:val="28"/>
        </w:rPr>
        <w:t>, phiên họp</w:t>
      </w:r>
      <w:r w:rsidR="00312D4C" w:rsidRPr="00C866A6">
        <w:rPr>
          <w:sz w:val="28"/>
          <w:szCs w:val="28"/>
        </w:rPr>
        <w:t xml:space="preserve"> xét xử, giải quyết các vụ án, vụ việc khác</w:t>
      </w:r>
      <w:r w:rsidRPr="00C866A6">
        <w:rPr>
          <w:sz w:val="28"/>
          <w:szCs w:val="28"/>
        </w:rPr>
        <w:t xml:space="preserve"> mà các vụ án, vụ việc đó ảnh hưởng đến </w:t>
      </w:r>
      <w:r w:rsidR="00CF5266" w:rsidRPr="00C866A6">
        <w:rPr>
          <w:sz w:val="28"/>
          <w:szCs w:val="28"/>
        </w:rPr>
        <w:t xml:space="preserve">trật tự, </w:t>
      </w:r>
      <w:r w:rsidR="00C806C9" w:rsidRPr="00C866A6">
        <w:rPr>
          <w:sz w:val="28"/>
          <w:szCs w:val="28"/>
        </w:rPr>
        <w:t>an toàn</w:t>
      </w:r>
      <w:r w:rsidR="00CF5266" w:rsidRPr="00C866A6">
        <w:rPr>
          <w:sz w:val="28"/>
          <w:szCs w:val="28"/>
        </w:rPr>
        <w:t xml:space="preserve"> xã hội</w:t>
      </w:r>
      <w:r w:rsidR="00B642B2" w:rsidRPr="00C866A6">
        <w:rPr>
          <w:sz w:val="28"/>
          <w:szCs w:val="28"/>
          <w:lang w:val="vi-VN"/>
        </w:rPr>
        <w:t xml:space="preserve"> </w:t>
      </w:r>
      <w:r w:rsidRPr="00C866A6">
        <w:rPr>
          <w:sz w:val="28"/>
          <w:szCs w:val="28"/>
        </w:rPr>
        <w:t xml:space="preserve">theo yêu cầu của </w:t>
      </w:r>
      <w:r w:rsidR="008A6679" w:rsidRPr="00C866A6">
        <w:rPr>
          <w:sz w:val="28"/>
          <w:szCs w:val="28"/>
        </w:rPr>
        <w:t>Tòa</w:t>
      </w:r>
      <w:r w:rsidRPr="00C866A6">
        <w:rPr>
          <w:sz w:val="28"/>
          <w:szCs w:val="28"/>
        </w:rPr>
        <w:t xml:space="preserve"> án nhân dân.</w:t>
      </w:r>
    </w:p>
    <w:p w14:paraId="22E36F69" w14:textId="32A955A2" w:rsidR="00BD0C10" w:rsidRPr="00C866A6" w:rsidRDefault="00BD0C10" w:rsidP="00F67D8E">
      <w:pPr>
        <w:widowControl w:val="0"/>
        <w:spacing w:before="120" w:after="120" w:line="340" w:lineRule="exact"/>
        <w:ind w:firstLine="720"/>
        <w:jc w:val="both"/>
        <w:rPr>
          <w:sz w:val="28"/>
          <w:szCs w:val="28"/>
        </w:rPr>
      </w:pPr>
      <w:r w:rsidRPr="00C866A6">
        <w:rPr>
          <w:sz w:val="28"/>
          <w:szCs w:val="28"/>
        </w:rPr>
        <w:t xml:space="preserve">3. Hội đồng </w:t>
      </w:r>
      <w:r w:rsidR="00E57844" w:rsidRPr="00C866A6">
        <w:rPr>
          <w:sz w:val="28"/>
          <w:szCs w:val="28"/>
        </w:rPr>
        <w:t xml:space="preserve">xét xử, người tiến hành tố tụng, người tham gia tố tụng, người tham dự phiên </w:t>
      </w:r>
      <w:r w:rsidR="008A6679" w:rsidRPr="00C866A6">
        <w:rPr>
          <w:sz w:val="28"/>
          <w:szCs w:val="28"/>
        </w:rPr>
        <w:t>tòa</w:t>
      </w:r>
      <w:r w:rsidR="00023006" w:rsidRPr="00C866A6">
        <w:rPr>
          <w:sz w:val="28"/>
          <w:szCs w:val="28"/>
        </w:rPr>
        <w:t xml:space="preserve"> </w:t>
      </w:r>
      <w:r w:rsidRPr="00C866A6">
        <w:rPr>
          <w:sz w:val="28"/>
          <w:szCs w:val="28"/>
        </w:rPr>
        <w:t>và người có chức danh tư pháp khác.</w:t>
      </w:r>
    </w:p>
    <w:p w14:paraId="0A35E64A" w14:textId="77777777" w:rsidR="00BD0C10" w:rsidRPr="00C866A6" w:rsidRDefault="00BD0C10" w:rsidP="00F67D8E">
      <w:pPr>
        <w:widowControl w:val="0"/>
        <w:spacing w:before="120" w:after="120" w:line="340" w:lineRule="exact"/>
        <w:ind w:firstLine="720"/>
        <w:jc w:val="both"/>
        <w:rPr>
          <w:sz w:val="28"/>
          <w:szCs w:val="28"/>
        </w:rPr>
      </w:pPr>
      <w:r w:rsidRPr="00C866A6">
        <w:rPr>
          <w:sz w:val="28"/>
          <w:szCs w:val="28"/>
        </w:rPr>
        <w:t>4. Hồ sơ, tài liệu, chứn</w:t>
      </w:r>
      <w:r w:rsidR="00AF265B" w:rsidRPr="00C866A6">
        <w:rPr>
          <w:sz w:val="28"/>
          <w:szCs w:val="28"/>
        </w:rPr>
        <w:t>g</w:t>
      </w:r>
      <w:r w:rsidR="005E4B90" w:rsidRPr="00C866A6">
        <w:rPr>
          <w:sz w:val="28"/>
          <w:szCs w:val="28"/>
        </w:rPr>
        <w:t xml:space="preserve"> cứ của vụ án, vụ việc.</w:t>
      </w:r>
    </w:p>
    <w:p w14:paraId="3CDC1A95" w14:textId="77777777" w:rsidR="00BB417D" w:rsidRPr="00C866A6" w:rsidRDefault="00E57844" w:rsidP="00F67D8E">
      <w:pPr>
        <w:widowControl w:val="0"/>
        <w:spacing w:before="120" w:after="120" w:line="340" w:lineRule="exact"/>
        <w:ind w:firstLine="720"/>
        <w:jc w:val="both"/>
        <w:rPr>
          <w:sz w:val="28"/>
          <w:szCs w:val="28"/>
        </w:rPr>
      </w:pPr>
      <w:r w:rsidRPr="00C866A6">
        <w:rPr>
          <w:sz w:val="28"/>
          <w:szCs w:val="28"/>
        </w:rPr>
        <w:t>5</w:t>
      </w:r>
      <w:r w:rsidR="00BD0C10" w:rsidRPr="00C866A6">
        <w:rPr>
          <w:sz w:val="28"/>
          <w:szCs w:val="28"/>
        </w:rPr>
        <w:t xml:space="preserve">. Trang thiết bị kỹ thuật phục vụ phiên </w:t>
      </w:r>
      <w:r w:rsidR="008A6679" w:rsidRPr="00C866A6">
        <w:rPr>
          <w:sz w:val="28"/>
          <w:szCs w:val="28"/>
        </w:rPr>
        <w:t>tòa</w:t>
      </w:r>
      <w:r w:rsidR="00023006" w:rsidRPr="00C866A6">
        <w:rPr>
          <w:sz w:val="28"/>
          <w:szCs w:val="28"/>
        </w:rPr>
        <w:t xml:space="preserve"> </w:t>
      </w:r>
      <w:r w:rsidR="005E4B90" w:rsidRPr="00C866A6">
        <w:rPr>
          <w:sz w:val="28"/>
          <w:szCs w:val="28"/>
        </w:rPr>
        <w:t xml:space="preserve">và tài sản có liên quan khác </w:t>
      </w:r>
      <w:r w:rsidR="00BD0C10" w:rsidRPr="00C866A6">
        <w:rPr>
          <w:sz w:val="28"/>
          <w:szCs w:val="28"/>
        </w:rPr>
        <w:t xml:space="preserve">(bao gồm phiên </w:t>
      </w:r>
      <w:r w:rsidR="008A6679" w:rsidRPr="00C866A6">
        <w:rPr>
          <w:sz w:val="28"/>
          <w:szCs w:val="28"/>
        </w:rPr>
        <w:t>tòa</w:t>
      </w:r>
      <w:r w:rsidR="00BD0C10" w:rsidRPr="00C866A6">
        <w:rPr>
          <w:sz w:val="28"/>
          <w:szCs w:val="28"/>
        </w:rPr>
        <w:t xml:space="preserve"> trực tuyến).</w:t>
      </w:r>
    </w:p>
    <w:p w14:paraId="6547A2AB" w14:textId="3BEE37B6" w:rsidR="00C13271" w:rsidRPr="00C866A6" w:rsidRDefault="00C13271" w:rsidP="00F67D8E">
      <w:pPr>
        <w:widowControl w:val="0"/>
        <w:spacing w:line="340" w:lineRule="exact"/>
        <w:jc w:val="center"/>
        <w:rPr>
          <w:sz w:val="28"/>
          <w:szCs w:val="28"/>
        </w:rPr>
      </w:pPr>
      <w:r w:rsidRPr="00C866A6">
        <w:rPr>
          <w:b/>
          <w:bCs/>
          <w:sz w:val="28"/>
          <w:szCs w:val="28"/>
        </w:rPr>
        <w:lastRenderedPageBreak/>
        <w:t>Chương II</w:t>
      </w:r>
    </w:p>
    <w:p w14:paraId="0838613A" w14:textId="77777777" w:rsidR="00C13271" w:rsidRPr="00C866A6" w:rsidRDefault="00C13271" w:rsidP="00F67D8E">
      <w:pPr>
        <w:widowControl w:val="0"/>
        <w:spacing w:line="340" w:lineRule="exact"/>
        <w:jc w:val="center"/>
        <w:rPr>
          <w:b/>
          <w:bCs/>
          <w:sz w:val="28"/>
          <w:szCs w:val="28"/>
        </w:rPr>
      </w:pPr>
      <w:r w:rsidRPr="00C866A6">
        <w:rPr>
          <w:b/>
          <w:bCs/>
          <w:sz w:val="28"/>
          <w:szCs w:val="28"/>
        </w:rPr>
        <w:t>QUY ĐỊNH CỤ THỂ</w:t>
      </w:r>
    </w:p>
    <w:p w14:paraId="75F69F25" w14:textId="2190EB34" w:rsidR="00C13271" w:rsidRPr="00C866A6" w:rsidRDefault="00C13271" w:rsidP="00F67D8E">
      <w:pPr>
        <w:widowControl w:val="0"/>
        <w:spacing w:before="120" w:after="120" w:line="340" w:lineRule="exact"/>
        <w:ind w:firstLine="720"/>
        <w:jc w:val="both"/>
        <w:rPr>
          <w:sz w:val="28"/>
          <w:szCs w:val="28"/>
        </w:rPr>
      </w:pPr>
      <w:r w:rsidRPr="00C866A6">
        <w:rPr>
          <w:b/>
          <w:sz w:val="28"/>
          <w:szCs w:val="28"/>
        </w:rPr>
        <w:t xml:space="preserve">Điều </w:t>
      </w:r>
      <w:r w:rsidR="00E57844" w:rsidRPr="00C866A6">
        <w:rPr>
          <w:b/>
          <w:sz w:val="28"/>
          <w:szCs w:val="28"/>
        </w:rPr>
        <w:t>5</w:t>
      </w:r>
      <w:r w:rsidRPr="00C866A6">
        <w:rPr>
          <w:b/>
          <w:sz w:val="28"/>
          <w:szCs w:val="28"/>
        </w:rPr>
        <w:t xml:space="preserve">. </w:t>
      </w:r>
      <w:r w:rsidR="00451A61" w:rsidRPr="00C866A6">
        <w:rPr>
          <w:b/>
          <w:sz w:val="28"/>
          <w:szCs w:val="28"/>
        </w:rPr>
        <w:t xml:space="preserve">Phân công </w:t>
      </w:r>
      <w:r w:rsidRPr="00C866A6">
        <w:rPr>
          <w:b/>
          <w:sz w:val="28"/>
          <w:szCs w:val="28"/>
        </w:rPr>
        <w:t xml:space="preserve">thực hiện nhiệm vụ bảo vệ phiên </w:t>
      </w:r>
      <w:r w:rsidR="008A6679" w:rsidRPr="00C866A6">
        <w:rPr>
          <w:b/>
          <w:sz w:val="28"/>
          <w:szCs w:val="28"/>
        </w:rPr>
        <w:t>tòa</w:t>
      </w:r>
      <w:r w:rsidR="00E753B1" w:rsidRPr="00C866A6">
        <w:rPr>
          <w:b/>
          <w:sz w:val="28"/>
          <w:szCs w:val="28"/>
        </w:rPr>
        <w:t>, phiên họp</w:t>
      </w:r>
    </w:p>
    <w:p w14:paraId="11444DAC" w14:textId="72252FA2" w:rsidR="00094C8C" w:rsidRPr="00C866A6" w:rsidRDefault="00094C8C" w:rsidP="00F67D8E">
      <w:pPr>
        <w:widowControl w:val="0"/>
        <w:spacing w:before="120" w:after="120" w:line="340" w:lineRule="exact"/>
        <w:ind w:firstLine="720"/>
        <w:jc w:val="both"/>
        <w:rPr>
          <w:bCs/>
          <w:spacing w:val="2"/>
          <w:sz w:val="28"/>
          <w:szCs w:val="28"/>
        </w:rPr>
      </w:pPr>
      <w:r w:rsidRPr="00C866A6">
        <w:rPr>
          <w:bCs/>
          <w:spacing w:val="2"/>
          <w:sz w:val="28"/>
          <w:szCs w:val="28"/>
        </w:rPr>
        <w:t>1. Cục Cảnh sát quản lý tạm giữ, tạm giam và thi hành án hình sự tại cộng đồng</w:t>
      </w:r>
      <w:r w:rsidR="00D85CDF" w:rsidRPr="00C866A6">
        <w:rPr>
          <w:bCs/>
          <w:spacing w:val="2"/>
          <w:sz w:val="28"/>
          <w:szCs w:val="28"/>
        </w:rPr>
        <w:t xml:space="preserve"> thực hiện nhiệm vụ bảo vệ </w:t>
      </w:r>
      <w:r w:rsidRPr="00C866A6">
        <w:rPr>
          <w:bCs/>
          <w:spacing w:val="2"/>
          <w:sz w:val="28"/>
          <w:szCs w:val="28"/>
        </w:rPr>
        <w:t xml:space="preserve">phiên </w:t>
      </w:r>
      <w:r w:rsidR="008A6679" w:rsidRPr="00C866A6">
        <w:rPr>
          <w:bCs/>
          <w:spacing w:val="2"/>
          <w:sz w:val="28"/>
          <w:szCs w:val="28"/>
        </w:rPr>
        <w:t>tòa</w:t>
      </w:r>
      <w:r w:rsidR="00023006" w:rsidRPr="00C866A6">
        <w:rPr>
          <w:bCs/>
          <w:spacing w:val="2"/>
          <w:sz w:val="28"/>
          <w:szCs w:val="28"/>
        </w:rPr>
        <w:t xml:space="preserve"> </w:t>
      </w:r>
      <w:r w:rsidRPr="00C866A6">
        <w:rPr>
          <w:bCs/>
          <w:spacing w:val="2"/>
          <w:sz w:val="28"/>
          <w:szCs w:val="28"/>
        </w:rPr>
        <w:t xml:space="preserve">xét xử đối với những vụ án đặc biệt nghiêm trọng, phức tạp về an </w:t>
      </w:r>
      <w:r w:rsidR="009305B6" w:rsidRPr="00C866A6">
        <w:rPr>
          <w:bCs/>
          <w:spacing w:val="2"/>
          <w:sz w:val="28"/>
          <w:szCs w:val="28"/>
        </w:rPr>
        <w:t>ninh</w:t>
      </w:r>
      <w:r w:rsidR="009305B6" w:rsidRPr="00C866A6">
        <w:rPr>
          <w:bCs/>
          <w:spacing w:val="2"/>
          <w:sz w:val="28"/>
          <w:szCs w:val="28"/>
          <w:lang w:val="vi-VN"/>
        </w:rPr>
        <w:t>,</w:t>
      </w:r>
      <w:r w:rsidRPr="00C866A6">
        <w:rPr>
          <w:bCs/>
          <w:spacing w:val="2"/>
          <w:sz w:val="28"/>
          <w:szCs w:val="28"/>
        </w:rPr>
        <w:t xml:space="preserve"> trật tự</w:t>
      </w:r>
      <w:r w:rsidR="00D85CDF" w:rsidRPr="00C866A6">
        <w:rPr>
          <w:bCs/>
          <w:spacing w:val="2"/>
          <w:sz w:val="28"/>
          <w:szCs w:val="28"/>
        </w:rPr>
        <w:t xml:space="preserve"> </w:t>
      </w:r>
      <w:del w:id="14" w:author="thu hien p2" w:date="2026-04-09T21:37:00Z">
        <w:r w:rsidR="009305B6" w:rsidRPr="00C866A6" w:rsidDel="000D4861">
          <w:rPr>
            <w:bCs/>
            <w:spacing w:val="2"/>
            <w:sz w:val="28"/>
            <w:szCs w:val="28"/>
          </w:rPr>
          <w:delText>an</w:delText>
        </w:r>
        <w:r w:rsidR="009305B6" w:rsidRPr="00C866A6" w:rsidDel="000D4861">
          <w:rPr>
            <w:bCs/>
            <w:spacing w:val="2"/>
            <w:sz w:val="28"/>
            <w:szCs w:val="28"/>
            <w:lang w:val="vi-VN"/>
          </w:rPr>
          <w:delText xml:space="preserve"> n xã hội </w:delText>
        </w:r>
      </w:del>
      <w:r w:rsidR="00D85CDF" w:rsidRPr="00C866A6">
        <w:rPr>
          <w:bCs/>
          <w:spacing w:val="2"/>
          <w:sz w:val="28"/>
          <w:szCs w:val="28"/>
        </w:rPr>
        <w:t>theo chỉ đạo của Bộ trưởng Bộ Công an.</w:t>
      </w:r>
      <w:r w:rsidRPr="00C866A6">
        <w:rPr>
          <w:bCs/>
          <w:spacing w:val="2"/>
          <w:sz w:val="28"/>
          <w:szCs w:val="28"/>
        </w:rPr>
        <w:t xml:space="preserve"> </w:t>
      </w:r>
    </w:p>
    <w:p w14:paraId="1F137C97" w14:textId="6AA38077" w:rsidR="00094C8C" w:rsidRPr="00C866A6" w:rsidRDefault="00094C8C" w:rsidP="00F67D8E">
      <w:pPr>
        <w:widowControl w:val="0"/>
        <w:spacing w:before="120" w:after="120" w:line="340" w:lineRule="exact"/>
        <w:ind w:firstLine="720"/>
        <w:jc w:val="both"/>
        <w:rPr>
          <w:bCs/>
          <w:sz w:val="28"/>
          <w:szCs w:val="28"/>
        </w:rPr>
      </w:pPr>
      <w:r w:rsidRPr="00C866A6">
        <w:rPr>
          <w:bCs/>
          <w:sz w:val="28"/>
          <w:szCs w:val="28"/>
        </w:rPr>
        <w:t xml:space="preserve">2. Phòng Cảnh sát thi hành án hình sự và hỗ trợ tư pháp Công an </w:t>
      </w:r>
      <w:r w:rsidR="009659AC" w:rsidRPr="00C866A6">
        <w:rPr>
          <w:bCs/>
          <w:sz w:val="28"/>
          <w:szCs w:val="28"/>
        </w:rPr>
        <w:t>tỉnh</w:t>
      </w:r>
      <w:r w:rsidR="009659AC" w:rsidRPr="00C866A6">
        <w:rPr>
          <w:bCs/>
          <w:sz w:val="28"/>
          <w:szCs w:val="28"/>
          <w:lang w:val="vi-VN"/>
        </w:rPr>
        <w:t xml:space="preserve">, thành phố </w:t>
      </w:r>
      <w:r w:rsidR="0038070C" w:rsidRPr="00C866A6">
        <w:rPr>
          <w:sz w:val="28"/>
          <w:szCs w:val="28"/>
          <w:lang w:val="vi-VN"/>
        </w:rPr>
        <w:t xml:space="preserve">(sau đây gọi chung là </w:t>
      </w:r>
      <w:r w:rsidR="0038070C" w:rsidRPr="00C866A6">
        <w:rPr>
          <w:sz w:val="28"/>
          <w:szCs w:val="28"/>
        </w:rPr>
        <w:t>Công an cấp tỉnh</w:t>
      </w:r>
      <w:r w:rsidR="0038070C" w:rsidRPr="00C866A6">
        <w:rPr>
          <w:sz w:val="28"/>
          <w:szCs w:val="28"/>
          <w:lang w:val="vi-VN"/>
        </w:rPr>
        <w:t>)</w:t>
      </w:r>
      <w:r w:rsidRPr="00C866A6">
        <w:rPr>
          <w:bCs/>
          <w:sz w:val="28"/>
          <w:szCs w:val="28"/>
        </w:rPr>
        <w:t xml:space="preserve"> thực hiện nhiệm vụ</w:t>
      </w:r>
      <w:r w:rsidR="00B03994" w:rsidRPr="00C866A6">
        <w:rPr>
          <w:bCs/>
          <w:sz w:val="28"/>
          <w:szCs w:val="28"/>
        </w:rPr>
        <w:t xml:space="preserve"> bảo vệ phiên </w:t>
      </w:r>
      <w:r w:rsidR="008A6679" w:rsidRPr="00C866A6">
        <w:rPr>
          <w:bCs/>
          <w:sz w:val="28"/>
          <w:szCs w:val="28"/>
        </w:rPr>
        <w:t>tòa</w:t>
      </w:r>
      <w:r w:rsidR="0099674D" w:rsidRPr="00C866A6">
        <w:rPr>
          <w:bCs/>
          <w:sz w:val="28"/>
          <w:szCs w:val="28"/>
          <w:lang w:val="vi-VN"/>
        </w:rPr>
        <w:t>, phiên họp</w:t>
      </w:r>
      <w:r w:rsidR="00E57844" w:rsidRPr="00C866A6">
        <w:rPr>
          <w:bCs/>
          <w:sz w:val="28"/>
          <w:szCs w:val="28"/>
        </w:rPr>
        <w:t xml:space="preserve"> </w:t>
      </w:r>
      <w:r w:rsidR="00023006" w:rsidRPr="00C866A6">
        <w:rPr>
          <w:bCs/>
          <w:sz w:val="28"/>
          <w:szCs w:val="28"/>
        </w:rPr>
        <w:t xml:space="preserve">do </w:t>
      </w:r>
      <w:r w:rsidR="008A6679" w:rsidRPr="00C866A6">
        <w:rPr>
          <w:bCs/>
          <w:sz w:val="28"/>
          <w:szCs w:val="28"/>
        </w:rPr>
        <w:t>Tòa</w:t>
      </w:r>
      <w:r w:rsidRPr="00C866A6">
        <w:rPr>
          <w:bCs/>
          <w:sz w:val="28"/>
          <w:szCs w:val="28"/>
        </w:rPr>
        <w:t xml:space="preserve"> án nh</w:t>
      </w:r>
      <w:r w:rsidR="00B03994" w:rsidRPr="00C866A6">
        <w:rPr>
          <w:bCs/>
          <w:sz w:val="28"/>
          <w:szCs w:val="28"/>
        </w:rPr>
        <w:t>ân dân tối cao, cấp tỉnh</w:t>
      </w:r>
      <w:r w:rsidR="00B32C3E" w:rsidRPr="00C866A6">
        <w:rPr>
          <w:bCs/>
          <w:sz w:val="28"/>
          <w:szCs w:val="28"/>
        </w:rPr>
        <w:t xml:space="preserve"> </w:t>
      </w:r>
      <w:r w:rsidR="00DE45C5" w:rsidRPr="00C866A6">
        <w:rPr>
          <w:bCs/>
          <w:sz w:val="28"/>
          <w:szCs w:val="28"/>
        </w:rPr>
        <w:t>xét xử</w:t>
      </w:r>
      <w:r w:rsidR="00B32C3E" w:rsidRPr="00C866A6">
        <w:rPr>
          <w:bCs/>
          <w:sz w:val="28"/>
          <w:szCs w:val="28"/>
        </w:rPr>
        <w:t>.</w:t>
      </w:r>
      <w:r w:rsidR="0015316F" w:rsidRPr="00C866A6">
        <w:rPr>
          <w:bCs/>
          <w:sz w:val="28"/>
          <w:szCs w:val="28"/>
        </w:rPr>
        <w:t xml:space="preserve"> </w:t>
      </w:r>
      <w:r w:rsidR="00B03994" w:rsidRPr="00C866A6">
        <w:rPr>
          <w:bCs/>
          <w:sz w:val="28"/>
          <w:szCs w:val="28"/>
        </w:rPr>
        <w:t>K</w:t>
      </w:r>
      <w:r w:rsidRPr="00C866A6">
        <w:rPr>
          <w:bCs/>
          <w:sz w:val="28"/>
          <w:szCs w:val="28"/>
        </w:rPr>
        <w:t xml:space="preserve">hi có yêu cầu </w:t>
      </w:r>
      <w:r w:rsidR="00B03994" w:rsidRPr="00C866A6">
        <w:rPr>
          <w:bCs/>
          <w:sz w:val="28"/>
          <w:szCs w:val="28"/>
        </w:rPr>
        <w:t xml:space="preserve">thì </w:t>
      </w:r>
      <w:r w:rsidRPr="00C866A6">
        <w:rPr>
          <w:bCs/>
          <w:sz w:val="28"/>
          <w:szCs w:val="28"/>
        </w:rPr>
        <w:t>bảo vệ</w:t>
      </w:r>
      <w:r w:rsidR="0099674D" w:rsidRPr="00C866A6">
        <w:rPr>
          <w:bCs/>
          <w:sz w:val="28"/>
          <w:szCs w:val="28"/>
          <w:lang w:val="vi-VN"/>
        </w:rPr>
        <w:t xml:space="preserve"> phiên tòa</w:t>
      </w:r>
      <w:r w:rsidR="00AE67BB" w:rsidRPr="00C866A6">
        <w:rPr>
          <w:bCs/>
          <w:sz w:val="28"/>
          <w:szCs w:val="28"/>
        </w:rPr>
        <w:t xml:space="preserve"> </w:t>
      </w:r>
      <w:del w:id="15" w:author="thu hien p2" w:date="2026-04-09T21:02:00Z">
        <w:r w:rsidR="00AE67BB" w:rsidRPr="00C866A6" w:rsidDel="00683297">
          <w:rPr>
            <w:bCs/>
            <w:sz w:val="28"/>
            <w:szCs w:val="28"/>
          </w:rPr>
          <w:delText>tại</w:delText>
        </w:r>
        <w:r w:rsidR="0099674D" w:rsidRPr="00C866A6" w:rsidDel="00683297">
          <w:rPr>
            <w:bCs/>
            <w:sz w:val="28"/>
            <w:szCs w:val="28"/>
            <w:lang w:val="vi-VN"/>
          </w:rPr>
          <w:delText xml:space="preserve"> </w:delText>
        </w:r>
      </w:del>
      <w:ins w:id="16" w:author="thu hien p2" w:date="2026-04-09T21:03:00Z">
        <w:r w:rsidR="00683297" w:rsidRPr="00C866A6">
          <w:rPr>
            <w:bCs/>
            <w:sz w:val="28"/>
            <w:szCs w:val="28"/>
          </w:rPr>
          <w:t xml:space="preserve">của </w:t>
        </w:r>
      </w:ins>
      <w:r w:rsidR="009659AC" w:rsidRPr="00C866A6">
        <w:rPr>
          <w:bCs/>
          <w:sz w:val="28"/>
          <w:szCs w:val="28"/>
          <w:lang w:val="vi-VN"/>
        </w:rPr>
        <w:t>Tòa án</w:t>
      </w:r>
      <w:r w:rsidR="00AE67BB" w:rsidRPr="00C866A6">
        <w:rPr>
          <w:bCs/>
          <w:sz w:val="28"/>
          <w:szCs w:val="28"/>
        </w:rPr>
        <w:t xml:space="preserve"> </w:t>
      </w:r>
      <w:r w:rsidR="0099674D" w:rsidRPr="00C866A6">
        <w:rPr>
          <w:bCs/>
          <w:sz w:val="28"/>
          <w:szCs w:val="28"/>
        </w:rPr>
        <w:t xml:space="preserve">chuyên </w:t>
      </w:r>
      <w:r w:rsidR="009659AC" w:rsidRPr="00C866A6">
        <w:rPr>
          <w:bCs/>
          <w:sz w:val="28"/>
          <w:szCs w:val="28"/>
        </w:rPr>
        <w:t>biệt</w:t>
      </w:r>
      <w:del w:id="17" w:author="thu hien p2" w:date="2026-04-09T21:03:00Z">
        <w:r w:rsidR="009659AC" w:rsidRPr="00C866A6" w:rsidDel="00683297">
          <w:rPr>
            <w:bCs/>
            <w:sz w:val="28"/>
            <w:szCs w:val="28"/>
            <w:lang w:val="vi-VN"/>
          </w:rPr>
          <w:delText>,</w:delText>
        </w:r>
        <w:r w:rsidR="0099674D" w:rsidRPr="00C866A6" w:rsidDel="00683297">
          <w:rPr>
            <w:bCs/>
            <w:sz w:val="28"/>
            <w:szCs w:val="28"/>
          </w:rPr>
          <w:delText xml:space="preserve"> </w:delText>
        </w:r>
      </w:del>
      <w:ins w:id="18" w:author="thu hien p2" w:date="2026-04-09T21:03:00Z">
        <w:r w:rsidR="00683297" w:rsidRPr="00C866A6">
          <w:rPr>
            <w:bCs/>
            <w:sz w:val="28"/>
            <w:szCs w:val="28"/>
          </w:rPr>
          <w:t xml:space="preserve"> tại </w:t>
        </w:r>
      </w:ins>
      <w:r w:rsidR="00AE67BB" w:rsidRPr="00C866A6">
        <w:rPr>
          <w:bCs/>
          <w:sz w:val="28"/>
          <w:szCs w:val="28"/>
        </w:rPr>
        <w:t>Trung tâm tài chính quốc tế</w:t>
      </w:r>
      <w:r w:rsidR="00DE45C5" w:rsidRPr="00C866A6">
        <w:rPr>
          <w:bCs/>
          <w:sz w:val="28"/>
          <w:szCs w:val="28"/>
        </w:rPr>
        <w:t>; bảo vệ</w:t>
      </w:r>
      <w:r w:rsidR="00B32C3E" w:rsidRPr="00C866A6">
        <w:rPr>
          <w:bCs/>
          <w:sz w:val="28"/>
          <w:szCs w:val="28"/>
        </w:rPr>
        <w:t xml:space="preserve"> </w:t>
      </w:r>
      <w:r w:rsidR="00AE67BB" w:rsidRPr="00C866A6">
        <w:rPr>
          <w:bCs/>
          <w:sz w:val="28"/>
          <w:szCs w:val="28"/>
        </w:rPr>
        <w:t>điểm cầu trung tâm, điểm cầu thành phần đặt</w:t>
      </w:r>
      <w:r w:rsidR="00B32C3E" w:rsidRPr="00C866A6">
        <w:rPr>
          <w:bCs/>
          <w:sz w:val="28"/>
          <w:szCs w:val="28"/>
        </w:rPr>
        <w:t xml:space="preserve"> bên ngoài cơ sở</w:t>
      </w:r>
      <w:r w:rsidR="00AE67BB" w:rsidRPr="00C866A6">
        <w:rPr>
          <w:bCs/>
          <w:sz w:val="28"/>
          <w:szCs w:val="28"/>
        </w:rPr>
        <w:t xml:space="preserve"> giam giữ </w:t>
      </w:r>
      <w:del w:id="19" w:author="thu hien p2" w:date="2026-04-09T21:03:00Z">
        <w:r w:rsidR="00AE67BB" w:rsidRPr="00C866A6" w:rsidDel="00683297">
          <w:rPr>
            <w:bCs/>
            <w:sz w:val="28"/>
            <w:szCs w:val="28"/>
          </w:rPr>
          <w:delText>đối với</w:delText>
        </w:r>
      </w:del>
      <w:ins w:id="20" w:author="thu hien p2" w:date="2026-04-09T21:03:00Z">
        <w:r w:rsidR="00683297" w:rsidRPr="00C866A6">
          <w:rPr>
            <w:bCs/>
            <w:sz w:val="28"/>
            <w:szCs w:val="28"/>
          </w:rPr>
          <w:t>của</w:t>
        </w:r>
      </w:ins>
      <w:r w:rsidR="00AE67BB" w:rsidRPr="00C866A6">
        <w:rPr>
          <w:bCs/>
          <w:sz w:val="28"/>
          <w:szCs w:val="28"/>
        </w:rPr>
        <w:t xml:space="preserve"> phiên </w:t>
      </w:r>
      <w:r w:rsidR="008A6679" w:rsidRPr="00C866A6">
        <w:rPr>
          <w:bCs/>
          <w:sz w:val="28"/>
          <w:szCs w:val="28"/>
        </w:rPr>
        <w:t>tòa</w:t>
      </w:r>
      <w:r w:rsidR="00AE67BB" w:rsidRPr="00C866A6">
        <w:rPr>
          <w:bCs/>
          <w:sz w:val="28"/>
          <w:szCs w:val="28"/>
        </w:rPr>
        <w:t xml:space="preserve"> trực </w:t>
      </w:r>
      <w:r w:rsidR="00B32C3E" w:rsidRPr="00C866A6">
        <w:rPr>
          <w:bCs/>
          <w:sz w:val="28"/>
          <w:szCs w:val="28"/>
        </w:rPr>
        <w:t>tuyến.</w:t>
      </w:r>
    </w:p>
    <w:p w14:paraId="60EA2457" w14:textId="6DDAA18D" w:rsidR="0099674D" w:rsidRPr="00C866A6" w:rsidRDefault="00094C8C" w:rsidP="00F67D8E">
      <w:pPr>
        <w:widowControl w:val="0"/>
        <w:spacing w:before="120" w:after="120" w:line="340" w:lineRule="exact"/>
        <w:ind w:firstLine="720"/>
        <w:jc w:val="both"/>
        <w:rPr>
          <w:bCs/>
          <w:spacing w:val="-2"/>
          <w:sz w:val="28"/>
          <w:szCs w:val="28"/>
          <w:lang w:val="vi-VN"/>
        </w:rPr>
      </w:pPr>
      <w:r w:rsidRPr="00C866A6">
        <w:rPr>
          <w:bCs/>
          <w:spacing w:val="-2"/>
          <w:sz w:val="28"/>
          <w:szCs w:val="28"/>
        </w:rPr>
        <w:t>3. Trại tạm giam</w:t>
      </w:r>
      <w:r w:rsidR="003F1EFF" w:rsidRPr="00C866A6">
        <w:rPr>
          <w:bCs/>
          <w:spacing w:val="-2"/>
          <w:sz w:val="28"/>
          <w:szCs w:val="28"/>
        </w:rPr>
        <w:t xml:space="preserve"> </w:t>
      </w:r>
      <w:r w:rsidRPr="00C866A6">
        <w:rPr>
          <w:bCs/>
          <w:spacing w:val="-2"/>
          <w:sz w:val="28"/>
          <w:szCs w:val="28"/>
        </w:rPr>
        <w:t xml:space="preserve">thực hiện nhiệm vụ </w:t>
      </w:r>
      <w:r w:rsidR="0099674D" w:rsidRPr="00C866A6">
        <w:rPr>
          <w:bCs/>
          <w:spacing w:val="-2"/>
          <w:sz w:val="28"/>
          <w:szCs w:val="28"/>
        </w:rPr>
        <w:t>b</w:t>
      </w:r>
      <w:r w:rsidRPr="00C866A6">
        <w:rPr>
          <w:bCs/>
          <w:spacing w:val="-2"/>
          <w:sz w:val="28"/>
          <w:szCs w:val="28"/>
        </w:rPr>
        <w:t xml:space="preserve">ảo vệ phiên </w:t>
      </w:r>
      <w:r w:rsidR="008A6679" w:rsidRPr="00C866A6">
        <w:rPr>
          <w:bCs/>
          <w:spacing w:val="-2"/>
          <w:sz w:val="28"/>
          <w:szCs w:val="28"/>
        </w:rPr>
        <w:t>tòa</w:t>
      </w:r>
      <w:r w:rsidR="00023006" w:rsidRPr="00C866A6">
        <w:rPr>
          <w:bCs/>
          <w:spacing w:val="-2"/>
          <w:sz w:val="28"/>
          <w:szCs w:val="28"/>
        </w:rPr>
        <w:t xml:space="preserve"> </w:t>
      </w:r>
      <w:r w:rsidRPr="00C866A6">
        <w:rPr>
          <w:bCs/>
          <w:spacing w:val="-2"/>
          <w:sz w:val="28"/>
          <w:szCs w:val="28"/>
        </w:rPr>
        <w:t>trực tuyến</w:t>
      </w:r>
      <w:r w:rsidR="001A0BED" w:rsidRPr="00C866A6">
        <w:rPr>
          <w:bCs/>
          <w:spacing w:val="-2"/>
          <w:sz w:val="28"/>
          <w:szCs w:val="28"/>
          <w:lang w:val="vi-VN"/>
        </w:rPr>
        <w:t xml:space="preserve"> do </w:t>
      </w:r>
      <w:r w:rsidR="00AE030A" w:rsidRPr="00C866A6">
        <w:rPr>
          <w:bCs/>
          <w:spacing w:val="-2"/>
          <w:sz w:val="28"/>
          <w:szCs w:val="28"/>
          <w:lang w:val="vi-VN"/>
        </w:rPr>
        <w:t>T</w:t>
      </w:r>
      <w:r w:rsidR="001A0BED" w:rsidRPr="00C866A6">
        <w:rPr>
          <w:bCs/>
          <w:spacing w:val="-2"/>
          <w:sz w:val="28"/>
          <w:szCs w:val="28"/>
          <w:lang w:val="vi-VN"/>
        </w:rPr>
        <w:t xml:space="preserve">òa án nhân dân tối cao, </w:t>
      </w:r>
      <w:r w:rsidR="00AE030A" w:rsidRPr="00C866A6">
        <w:rPr>
          <w:bCs/>
          <w:spacing w:val="-2"/>
          <w:sz w:val="28"/>
          <w:szCs w:val="28"/>
          <w:lang w:val="vi-VN"/>
        </w:rPr>
        <w:t xml:space="preserve">Tòa án nhân dân </w:t>
      </w:r>
      <w:r w:rsidR="001A0BED" w:rsidRPr="00C866A6">
        <w:rPr>
          <w:bCs/>
          <w:spacing w:val="-2"/>
          <w:sz w:val="28"/>
          <w:szCs w:val="28"/>
          <w:lang w:val="vi-VN"/>
        </w:rPr>
        <w:t xml:space="preserve">cấp tỉnh, </w:t>
      </w:r>
      <w:r w:rsidR="00AE030A" w:rsidRPr="00C866A6">
        <w:rPr>
          <w:bCs/>
          <w:spacing w:val="-2"/>
          <w:sz w:val="28"/>
          <w:szCs w:val="28"/>
          <w:lang w:val="vi-VN"/>
        </w:rPr>
        <w:t xml:space="preserve">Tòa án nhân dân </w:t>
      </w:r>
      <w:r w:rsidR="001A0BED" w:rsidRPr="00C866A6">
        <w:rPr>
          <w:bCs/>
          <w:spacing w:val="-2"/>
          <w:sz w:val="28"/>
          <w:szCs w:val="28"/>
          <w:lang w:val="vi-VN"/>
        </w:rPr>
        <w:t>khu vực xét xử</w:t>
      </w:r>
      <w:r w:rsidRPr="00C866A6">
        <w:rPr>
          <w:spacing w:val="-2"/>
          <w:sz w:val="28"/>
          <w:szCs w:val="28"/>
          <w:lang w:val="vi-VN"/>
        </w:rPr>
        <w:t xml:space="preserve"> mà điểm cầu thành phần đặt</w:t>
      </w:r>
      <w:r w:rsidRPr="00C866A6">
        <w:rPr>
          <w:bCs/>
          <w:spacing w:val="-2"/>
          <w:sz w:val="28"/>
          <w:szCs w:val="28"/>
        </w:rPr>
        <w:t xml:space="preserve"> tại</w:t>
      </w:r>
      <w:r w:rsidR="003F1EFF" w:rsidRPr="00C866A6">
        <w:rPr>
          <w:bCs/>
          <w:spacing w:val="-2"/>
          <w:sz w:val="28"/>
          <w:szCs w:val="28"/>
        </w:rPr>
        <w:t xml:space="preserve"> trại tạm giam</w:t>
      </w:r>
      <w:r w:rsidR="003F10DC" w:rsidRPr="00C866A6">
        <w:rPr>
          <w:bCs/>
          <w:spacing w:val="-2"/>
          <w:sz w:val="28"/>
          <w:szCs w:val="28"/>
        </w:rPr>
        <w:t>.</w:t>
      </w:r>
      <w:r w:rsidR="0038070C" w:rsidRPr="00C866A6">
        <w:rPr>
          <w:bCs/>
          <w:spacing w:val="-2"/>
          <w:sz w:val="28"/>
          <w:szCs w:val="28"/>
          <w:lang w:val="vi-VN"/>
        </w:rPr>
        <w:t xml:space="preserve"> </w:t>
      </w:r>
      <w:ins w:id="21" w:author="thu hien p2" w:date="2026-04-09T22:41:00Z">
        <w:r w:rsidR="00F55975" w:rsidRPr="00C866A6">
          <w:rPr>
            <w:bCs/>
            <w:spacing w:val="-2"/>
            <w:sz w:val="28"/>
            <w:szCs w:val="28"/>
          </w:rPr>
          <w:t xml:space="preserve">Trại tạm giam Công an cấp tỉnh </w:t>
        </w:r>
      </w:ins>
      <w:del w:id="22" w:author="thu hien p2" w:date="2026-04-09T22:41:00Z">
        <w:r w:rsidR="0099674D" w:rsidRPr="00C866A6" w:rsidDel="00F55975">
          <w:rPr>
            <w:bCs/>
            <w:spacing w:val="-2"/>
            <w:sz w:val="28"/>
            <w:szCs w:val="28"/>
            <w:lang w:val="vi-VN"/>
          </w:rPr>
          <w:delText>B</w:delText>
        </w:r>
      </w:del>
      <w:ins w:id="23" w:author="thu hien p2" w:date="2026-04-09T22:41:00Z">
        <w:r w:rsidR="00F55975" w:rsidRPr="00C866A6">
          <w:rPr>
            <w:bCs/>
            <w:spacing w:val="-2"/>
            <w:sz w:val="28"/>
            <w:szCs w:val="28"/>
          </w:rPr>
          <w:t>b</w:t>
        </w:r>
      </w:ins>
      <w:r w:rsidR="0099674D" w:rsidRPr="00C866A6">
        <w:rPr>
          <w:bCs/>
          <w:spacing w:val="-2"/>
          <w:sz w:val="28"/>
          <w:szCs w:val="28"/>
          <w:lang w:val="vi-VN"/>
        </w:rPr>
        <w:t>ảo vệ phiên tòa, phiên họp do Tòa án</w:t>
      </w:r>
      <w:r w:rsidR="00AE030A" w:rsidRPr="00C866A6">
        <w:rPr>
          <w:bCs/>
          <w:spacing w:val="-2"/>
          <w:sz w:val="28"/>
          <w:szCs w:val="28"/>
          <w:lang w:val="vi-VN"/>
        </w:rPr>
        <w:t xml:space="preserve"> nhân dân</w:t>
      </w:r>
      <w:r w:rsidR="0099674D" w:rsidRPr="00C866A6">
        <w:rPr>
          <w:bCs/>
          <w:spacing w:val="-2"/>
          <w:sz w:val="28"/>
          <w:szCs w:val="28"/>
          <w:lang w:val="vi-VN"/>
        </w:rPr>
        <w:t xml:space="preserve"> khu vực xét xử theo phân công của </w:t>
      </w:r>
      <w:r w:rsidR="009659AC" w:rsidRPr="00C866A6">
        <w:rPr>
          <w:bCs/>
          <w:spacing w:val="-2"/>
          <w:sz w:val="28"/>
          <w:szCs w:val="28"/>
        </w:rPr>
        <w:t xml:space="preserve">Phó Giám đốc Công an </w:t>
      </w:r>
      <w:del w:id="24" w:author="thu hien p2" w:date="2026-04-09T22:41:00Z">
        <w:r w:rsidR="009659AC" w:rsidRPr="00C866A6" w:rsidDel="00F55975">
          <w:rPr>
            <w:bCs/>
            <w:spacing w:val="-2"/>
            <w:sz w:val="28"/>
            <w:szCs w:val="28"/>
          </w:rPr>
          <w:delText>tỉnh</w:delText>
        </w:r>
        <w:r w:rsidR="009659AC" w:rsidRPr="00C866A6" w:rsidDel="00F55975">
          <w:rPr>
            <w:bCs/>
            <w:spacing w:val="-2"/>
            <w:sz w:val="28"/>
            <w:szCs w:val="28"/>
            <w:lang w:val="vi-VN"/>
          </w:rPr>
          <w:delText xml:space="preserve">, thành phố </w:delText>
        </w:r>
      </w:del>
      <w:del w:id="25" w:author="thu hien p2" w:date="2026-04-09T21:04:00Z">
        <w:r w:rsidR="009659AC" w:rsidRPr="00C866A6" w:rsidDel="00683297">
          <w:rPr>
            <w:bCs/>
            <w:spacing w:val="-2"/>
            <w:sz w:val="28"/>
            <w:szCs w:val="28"/>
            <w:lang w:val="vi-VN"/>
          </w:rPr>
          <w:delText>trực thuộc trung ương</w:delText>
        </w:r>
        <w:r w:rsidR="0038070C" w:rsidRPr="00C866A6" w:rsidDel="00683297">
          <w:rPr>
            <w:bCs/>
            <w:spacing w:val="-2"/>
            <w:sz w:val="28"/>
            <w:szCs w:val="28"/>
            <w:lang w:val="vi-VN"/>
          </w:rPr>
          <w:delText xml:space="preserve"> </w:delText>
        </w:r>
      </w:del>
      <w:del w:id="26" w:author="thu hien p2" w:date="2026-04-09T22:41:00Z">
        <w:r w:rsidR="0038070C" w:rsidRPr="00C866A6" w:rsidDel="00F55975">
          <w:rPr>
            <w:spacing w:val="-2"/>
            <w:sz w:val="28"/>
            <w:szCs w:val="28"/>
            <w:lang w:val="vi-VN"/>
          </w:rPr>
          <w:delText xml:space="preserve">(sau đây gọi chung là </w:delText>
        </w:r>
        <w:r w:rsidR="0038070C" w:rsidRPr="00C866A6" w:rsidDel="00F55975">
          <w:rPr>
            <w:spacing w:val="-2"/>
            <w:sz w:val="28"/>
            <w:szCs w:val="28"/>
          </w:rPr>
          <w:delText>Công an cấp t</w:delText>
        </w:r>
      </w:del>
      <w:r w:rsidR="002E3796" w:rsidRPr="00C866A6">
        <w:rPr>
          <w:spacing w:val="-2"/>
          <w:sz w:val="28"/>
          <w:szCs w:val="28"/>
        </w:rPr>
        <w:t xml:space="preserve">cấp </w:t>
      </w:r>
      <w:r w:rsidR="002E3796" w:rsidRPr="00C866A6">
        <w:rPr>
          <w:bCs/>
          <w:spacing w:val="-2"/>
          <w:sz w:val="28"/>
          <w:szCs w:val="28"/>
        </w:rPr>
        <w:t xml:space="preserve">tỉnh </w:t>
      </w:r>
      <w:r w:rsidR="009659AC" w:rsidRPr="00C866A6">
        <w:rPr>
          <w:bCs/>
          <w:spacing w:val="-2"/>
          <w:sz w:val="28"/>
          <w:szCs w:val="28"/>
        </w:rPr>
        <w:t>phụ trách công tác hỗ trợ tư pháp.</w:t>
      </w:r>
    </w:p>
    <w:p w14:paraId="044A9704" w14:textId="5F0B0DEC" w:rsidR="00D32ED4" w:rsidRPr="00C866A6" w:rsidRDefault="00D32ED4" w:rsidP="00F67D8E">
      <w:pPr>
        <w:widowControl w:val="0"/>
        <w:spacing w:before="120" w:after="120" w:line="340" w:lineRule="exact"/>
        <w:ind w:firstLine="720"/>
        <w:jc w:val="both"/>
        <w:rPr>
          <w:bCs/>
          <w:sz w:val="28"/>
          <w:szCs w:val="28"/>
          <w:lang w:val="vi-VN"/>
        </w:rPr>
      </w:pPr>
      <w:r w:rsidRPr="00C866A6">
        <w:rPr>
          <w:bCs/>
          <w:sz w:val="28"/>
          <w:szCs w:val="28"/>
        </w:rPr>
        <w:t xml:space="preserve">4. Phân trại tạm giam </w:t>
      </w:r>
      <w:ins w:id="27" w:author="thu hien p2" w:date="2026-04-09T21:05:00Z">
        <w:r w:rsidR="00683297" w:rsidRPr="00C866A6">
          <w:rPr>
            <w:bCs/>
            <w:sz w:val="28"/>
            <w:szCs w:val="28"/>
          </w:rPr>
          <w:t xml:space="preserve">thuộc trại tạm giam </w:t>
        </w:r>
      </w:ins>
      <w:r w:rsidRPr="00C866A6">
        <w:rPr>
          <w:bCs/>
          <w:sz w:val="28"/>
          <w:szCs w:val="28"/>
        </w:rPr>
        <w:t>Công an</w:t>
      </w:r>
      <w:ins w:id="28" w:author="thu hien p2" w:date="2026-04-09T21:05:00Z">
        <w:r w:rsidR="00683297" w:rsidRPr="00C866A6">
          <w:rPr>
            <w:bCs/>
            <w:sz w:val="28"/>
            <w:szCs w:val="28"/>
          </w:rPr>
          <w:t xml:space="preserve"> cấp tỉnh</w:t>
        </w:r>
      </w:ins>
      <w:r w:rsidRPr="00C866A6">
        <w:rPr>
          <w:bCs/>
          <w:sz w:val="28"/>
          <w:szCs w:val="28"/>
        </w:rPr>
        <w:t xml:space="preserve"> </w:t>
      </w:r>
      <w:del w:id="29" w:author="thu hien p2" w:date="2026-04-09T21:05:00Z">
        <w:r w:rsidR="0038070C" w:rsidRPr="00C866A6" w:rsidDel="00683297">
          <w:rPr>
            <w:bCs/>
            <w:sz w:val="28"/>
            <w:szCs w:val="28"/>
          </w:rPr>
          <w:delText>tỉnh</w:delText>
        </w:r>
        <w:r w:rsidR="0038070C" w:rsidRPr="00C866A6" w:rsidDel="00683297">
          <w:rPr>
            <w:bCs/>
            <w:sz w:val="28"/>
            <w:szCs w:val="28"/>
            <w:lang w:val="vi-VN"/>
          </w:rPr>
          <w:delText xml:space="preserve">, thành phố trực thuộc trung ương </w:delText>
        </w:r>
        <w:r w:rsidR="0038070C" w:rsidRPr="00C866A6" w:rsidDel="00683297">
          <w:rPr>
            <w:spacing w:val="2"/>
            <w:sz w:val="28"/>
            <w:szCs w:val="28"/>
            <w:lang w:val="vi-VN"/>
          </w:rPr>
          <w:delText xml:space="preserve">(sau đây gọi chung là </w:delText>
        </w:r>
        <w:r w:rsidR="0038070C" w:rsidRPr="00C866A6" w:rsidDel="00683297">
          <w:rPr>
            <w:spacing w:val="2"/>
            <w:sz w:val="28"/>
            <w:szCs w:val="28"/>
          </w:rPr>
          <w:delText>Công an cấp tỉnh</w:delText>
        </w:r>
        <w:r w:rsidR="0038070C" w:rsidRPr="00C866A6" w:rsidDel="00683297">
          <w:rPr>
            <w:spacing w:val="2"/>
            <w:sz w:val="28"/>
            <w:szCs w:val="28"/>
            <w:lang w:val="vi-VN"/>
          </w:rPr>
          <w:delText xml:space="preserve">) </w:delText>
        </w:r>
      </w:del>
      <w:r w:rsidRPr="00C866A6">
        <w:rPr>
          <w:bCs/>
          <w:sz w:val="28"/>
          <w:szCs w:val="28"/>
        </w:rPr>
        <w:t>thực hiện nhiệm vụ bảo vệ phiên tòa</w:t>
      </w:r>
      <w:ins w:id="30" w:author="thu hien p2" w:date="2026-04-09T21:05:00Z">
        <w:r w:rsidR="00683297" w:rsidRPr="00C866A6">
          <w:rPr>
            <w:bCs/>
            <w:sz w:val="28"/>
            <w:szCs w:val="28"/>
          </w:rPr>
          <w:t>, phiên họp</w:t>
        </w:r>
      </w:ins>
      <w:r w:rsidRPr="00C866A6">
        <w:rPr>
          <w:bCs/>
          <w:sz w:val="28"/>
          <w:szCs w:val="28"/>
        </w:rPr>
        <w:t xml:space="preserve"> do </w:t>
      </w:r>
      <w:r w:rsidR="00AE030A" w:rsidRPr="00C866A6">
        <w:rPr>
          <w:bCs/>
          <w:sz w:val="28"/>
          <w:szCs w:val="28"/>
        </w:rPr>
        <w:t>T</w:t>
      </w:r>
      <w:r w:rsidRPr="00C866A6">
        <w:rPr>
          <w:bCs/>
          <w:sz w:val="28"/>
          <w:szCs w:val="28"/>
        </w:rPr>
        <w:t>òa án nhân dân khu vực xét xử</w:t>
      </w:r>
      <w:ins w:id="31" w:author="thu hien p2" w:date="2026-04-09T22:42:00Z">
        <w:r w:rsidR="00B85BA7" w:rsidRPr="00C866A6">
          <w:rPr>
            <w:bCs/>
            <w:sz w:val="28"/>
            <w:szCs w:val="28"/>
          </w:rPr>
          <w:t>;</w:t>
        </w:r>
        <w:r w:rsidR="00F55975" w:rsidRPr="00C866A6">
          <w:rPr>
            <w:bCs/>
            <w:sz w:val="28"/>
            <w:szCs w:val="28"/>
          </w:rPr>
          <w:t xml:space="preserve"> </w:t>
        </w:r>
      </w:ins>
      <w:del w:id="32" w:author="thu hien p2" w:date="2026-04-09T21:08:00Z">
        <w:r w:rsidRPr="00C866A6" w:rsidDel="00683297">
          <w:rPr>
            <w:bCs/>
            <w:sz w:val="28"/>
            <w:szCs w:val="28"/>
          </w:rPr>
          <w:delText xml:space="preserve">; bảo vệ phiên họp xét xử, giải quyết vụ án, vụ việc </w:delText>
        </w:r>
        <w:r w:rsidR="001A0BED" w:rsidRPr="00C866A6" w:rsidDel="00683297">
          <w:rPr>
            <w:bCs/>
            <w:sz w:val="28"/>
            <w:szCs w:val="28"/>
          </w:rPr>
          <w:delText xml:space="preserve">do </w:delText>
        </w:r>
        <w:r w:rsidR="001A0BED" w:rsidRPr="00C866A6" w:rsidDel="00683297">
          <w:rPr>
            <w:bCs/>
            <w:sz w:val="28"/>
            <w:szCs w:val="28"/>
            <w:lang w:val="vi-VN"/>
          </w:rPr>
          <w:delText>t</w:delText>
        </w:r>
        <w:r w:rsidRPr="00C866A6" w:rsidDel="00683297">
          <w:rPr>
            <w:bCs/>
            <w:sz w:val="28"/>
            <w:szCs w:val="28"/>
          </w:rPr>
          <w:delText>òa án nhân dân khu vực yêu cầu.</w:delText>
        </w:r>
        <w:r w:rsidR="001A0BED" w:rsidRPr="00C866A6" w:rsidDel="00683297">
          <w:rPr>
            <w:bCs/>
            <w:sz w:val="28"/>
            <w:szCs w:val="28"/>
            <w:lang w:val="vi-VN"/>
          </w:rPr>
          <w:delText xml:space="preserve"> </w:delText>
        </w:r>
      </w:del>
      <w:del w:id="33" w:author="thu hien p2" w:date="2026-04-09T22:42:00Z">
        <w:r w:rsidR="001A0BED" w:rsidRPr="00C866A6" w:rsidDel="00F55975">
          <w:rPr>
            <w:bCs/>
            <w:sz w:val="28"/>
            <w:szCs w:val="28"/>
            <w:lang w:val="vi-VN"/>
          </w:rPr>
          <w:delText xml:space="preserve">Bảo vệ </w:delText>
        </w:r>
      </w:del>
      <w:r w:rsidR="001A0BED" w:rsidRPr="00C866A6">
        <w:rPr>
          <w:bCs/>
          <w:sz w:val="28"/>
          <w:szCs w:val="28"/>
          <w:lang w:val="vi-VN"/>
        </w:rPr>
        <w:t xml:space="preserve">phiên tòa trực tuyến do </w:t>
      </w:r>
      <w:del w:id="34" w:author="thu hien p2" w:date="2026-04-10T15:27:00Z">
        <w:r w:rsidR="001A0BED" w:rsidRPr="00C866A6" w:rsidDel="00185784">
          <w:rPr>
            <w:bCs/>
            <w:sz w:val="28"/>
            <w:szCs w:val="28"/>
            <w:lang w:val="vi-VN"/>
          </w:rPr>
          <w:delText xml:space="preserve">tòa </w:delText>
        </w:r>
      </w:del>
      <w:ins w:id="35" w:author="thu hien p2" w:date="2026-04-10T15:27:00Z">
        <w:r w:rsidR="00185784" w:rsidRPr="00C866A6">
          <w:rPr>
            <w:bCs/>
            <w:sz w:val="28"/>
            <w:szCs w:val="28"/>
          </w:rPr>
          <w:t>T</w:t>
        </w:r>
        <w:r w:rsidR="00185784" w:rsidRPr="00C866A6">
          <w:rPr>
            <w:bCs/>
            <w:sz w:val="28"/>
            <w:szCs w:val="28"/>
            <w:lang w:val="vi-VN"/>
          </w:rPr>
          <w:t xml:space="preserve">òa </w:t>
        </w:r>
      </w:ins>
      <w:r w:rsidR="001A0BED" w:rsidRPr="00C866A6">
        <w:rPr>
          <w:bCs/>
          <w:sz w:val="28"/>
          <w:szCs w:val="28"/>
          <w:lang w:val="vi-VN"/>
        </w:rPr>
        <w:t xml:space="preserve">án nhân dân tối cao, </w:t>
      </w:r>
      <w:r w:rsidR="00AE030A" w:rsidRPr="00C866A6">
        <w:rPr>
          <w:bCs/>
          <w:sz w:val="28"/>
          <w:szCs w:val="28"/>
          <w:lang w:val="vi-VN"/>
        </w:rPr>
        <w:t xml:space="preserve">Tòa án nhân dân </w:t>
      </w:r>
      <w:r w:rsidR="001A0BED" w:rsidRPr="00C866A6">
        <w:rPr>
          <w:bCs/>
          <w:sz w:val="28"/>
          <w:szCs w:val="28"/>
          <w:lang w:val="vi-VN"/>
        </w:rPr>
        <w:t xml:space="preserve">cấp tỉnh, </w:t>
      </w:r>
      <w:r w:rsidR="00AE030A" w:rsidRPr="00C866A6">
        <w:rPr>
          <w:bCs/>
          <w:sz w:val="28"/>
          <w:szCs w:val="28"/>
          <w:lang w:val="vi-VN"/>
        </w:rPr>
        <w:t xml:space="preserve">Tòa án nhân dân </w:t>
      </w:r>
      <w:r w:rsidR="001A0BED" w:rsidRPr="00C866A6">
        <w:rPr>
          <w:bCs/>
          <w:sz w:val="28"/>
          <w:szCs w:val="28"/>
          <w:lang w:val="vi-VN"/>
        </w:rPr>
        <w:t>khu vực xét xử mà điểm cầu thành phần đặt tại phân trại tạm giam.</w:t>
      </w:r>
    </w:p>
    <w:p w14:paraId="3C9038B7" w14:textId="78A3F89B" w:rsidR="00094C8C" w:rsidRPr="00C866A6" w:rsidRDefault="00D32ED4" w:rsidP="00F67D8E">
      <w:pPr>
        <w:widowControl w:val="0"/>
        <w:spacing w:before="120" w:after="120" w:line="340" w:lineRule="exact"/>
        <w:ind w:firstLine="720"/>
        <w:jc w:val="both"/>
        <w:rPr>
          <w:bCs/>
          <w:sz w:val="28"/>
          <w:szCs w:val="28"/>
          <w:lang w:val="vi-VN"/>
        </w:rPr>
      </w:pPr>
      <w:r w:rsidRPr="00C866A6">
        <w:rPr>
          <w:bCs/>
          <w:sz w:val="28"/>
          <w:szCs w:val="28"/>
        </w:rPr>
        <w:t>5</w:t>
      </w:r>
      <w:r w:rsidR="00F64671" w:rsidRPr="00C866A6">
        <w:rPr>
          <w:bCs/>
          <w:sz w:val="28"/>
          <w:szCs w:val="28"/>
        </w:rPr>
        <w:t>.</w:t>
      </w:r>
      <w:r w:rsidR="00094C8C" w:rsidRPr="00C866A6">
        <w:rPr>
          <w:bCs/>
          <w:sz w:val="28"/>
          <w:szCs w:val="28"/>
        </w:rPr>
        <w:t xml:space="preserve"> Trại giam</w:t>
      </w:r>
      <w:r w:rsidR="00F64671" w:rsidRPr="00C866A6">
        <w:rPr>
          <w:bCs/>
          <w:sz w:val="28"/>
          <w:szCs w:val="28"/>
        </w:rPr>
        <w:t>, cơ sở giáo dục bắt buộc, trường giáo dưỡng</w:t>
      </w:r>
      <w:ins w:id="36" w:author="thu hien p2" w:date="2026-04-09T21:08:00Z">
        <w:r w:rsidR="00683297" w:rsidRPr="00C866A6">
          <w:rPr>
            <w:bCs/>
            <w:sz w:val="28"/>
            <w:szCs w:val="28"/>
          </w:rPr>
          <w:t>,</w:t>
        </w:r>
      </w:ins>
      <w:ins w:id="37" w:author="thu hien p2" w:date="2026-04-09T21:17:00Z">
        <w:r w:rsidR="009B7AAB" w:rsidRPr="00C866A6">
          <w:rPr>
            <w:bCs/>
            <w:sz w:val="28"/>
            <w:szCs w:val="28"/>
          </w:rPr>
          <w:t xml:space="preserve"> cơ sở cai nghiện ma tuý</w:t>
        </w:r>
      </w:ins>
      <w:r w:rsidR="00094C8C" w:rsidRPr="00C866A6">
        <w:rPr>
          <w:bCs/>
          <w:sz w:val="28"/>
          <w:szCs w:val="28"/>
        </w:rPr>
        <w:t xml:space="preserve"> thực hiện nhiệm vụ bảo vệ phiên </w:t>
      </w:r>
      <w:r w:rsidR="008A6679" w:rsidRPr="00C866A6">
        <w:rPr>
          <w:bCs/>
          <w:sz w:val="28"/>
          <w:szCs w:val="28"/>
        </w:rPr>
        <w:t>tòa</w:t>
      </w:r>
      <w:r w:rsidR="00094C8C" w:rsidRPr="00C866A6">
        <w:rPr>
          <w:bCs/>
          <w:sz w:val="28"/>
          <w:szCs w:val="28"/>
        </w:rPr>
        <w:t xml:space="preserve"> xét xử lưu động tổ chức tại trại giam</w:t>
      </w:r>
      <w:r w:rsidR="00F64671" w:rsidRPr="00C866A6">
        <w:rPr>
          <w:bCs/>
          <w:sz w:val="28"/>
          <w:szCs w:val="28"/>
        </w:rPr>
        <w:t>, cơ sở giáo dục bắt buộc, trường giáo dưỡng</w:t>
      </w:r>
      <w:ins w:id="38" w:author="thu hien p2" w:date="2026-04-09T22:21:00Z">
        <w:r w:rsidR="007644A7" w:rsidRPr="00C866A6">
          <w:rPr>
            <w:bCs/>
            <w:sz w:val="28"/>
            <w:szCs w:val="28"/>
          </w:rPr>
          <w:t>, cơ sở cai nghiện ma tuý</w:t>
        </w:r>
      </w:ins>
      <w:r w:rsidR="00094C8C" w:rsidRPr="00C866A6">
        <w:rPr>
          <w:bCs/>
          <w:sz w:val="28"/>
          <w:szCs w:val="28"/>
        </w:rPr>
        <w:t>.</w:t>
      </w:r>
    </w:p>
    <w:p w14:paraId="3EAD4440" w14:textId="26650138" w:rsidR="00C963AA" w:rsidRPr="00C866A6" w:rsidRDefault="00C963AA" w:rsidP="00F67D8E">
      <w:pPr>
        <w:widowControl w:val="0"/>
        <w:spacing w:before="120" w:after="120" w:line="340" w:lineRule="exact"/>
        <w:ind w:firstLine="720"/>
        <w:jc w:val="both"/>
        <w:rPr>
          <w:b/>
          <w:sz w:val="28"/>
          <w:szCs w:val="28"/>
        </w:rPr>
      </w:pPr>
      <w:r w:rsidRPr="00C866A6">
        <w:rPr>
          <w:b/>
          <w:sz w:val="28"/>
          <w:szCs w:val="28"/>
        </w:rPr>
        <w:t xml:space="preserve">Điều 6. Xây dựng kế hoạch và phương án bảo vệ phiên </w:t>
      </w:r>
      <w:r w:rsidR="008A6679" w:rsidRPr="00C866A6">
        <w:rPr>
          <w:b/>
          <w:sz w:val="28"/>
          <w:szCs w:val="28"/>
        </w:rPr>
        <w:t>tòa</w:t>
      </w:r>
      <w:r w:rsidRPr="00C866A6">
        <w:rPr>
          <w:b/>
          <w:sz w:val="28"/>
          <w:szCs w:val="28"/>
        </w:rPr>
        <w:t>, phiên họp</w:t>
      </w:r>
    </w:p>
    <w:p w14:paraId="182020AC" w14:textId="72099AC5" w:rsidR="008A490D" w:rsidRPr="00C866A6" w:rsidRDefault="00C963AA" w:rsidP="00F67D8E">
      <w:pPr>
        <w:widowControl w:val="0"/>
        <w:spacing w:before="120" w:after="120" w:line="340" w:lineRule="exact"/>
        <w:ind w:firstLine="720"/>
        <w:jc w:val="both"/>
        <w:rPr>
          <w:sz w:val="28"/>
          <w:szCs w:val="28"/>
        </w:rPr>
      </w:pPr>
      <w:r w:rsidRPr="00C866A6">
        <w:rPr>
          <w:sz w:val="28"/>
          <w:szCs w:val="28"/>
        </w:rPr>
        <w:t xml:space="preserve">1. Khi nhận được lịch phiên </w:t>
      </w:r>
      <w:r w:rsidR="008A6679" w:rsidRPr="00C866A6">
        <w:rPr>
          <w:sz w:val="28"/>
          <w:szCs w:val="28"/>
        </w:rPr>
        <w:t>tòa</w:t>
      </w:r>
      <w:r w:rsidRPr="00C866A6">
        <w:rPr>
          <w:sz w:val="28"/>
          <w:szCs w:val="28"/>
        </w:rPr>
        <w:t>, quyết định đưa vụ án ra xét xử</w:t>
      </w:r>
      <w:r w:rsidR="00AF4D79" w:rsidRPr="00C866A6">
        <w:rPr>
          <w:sz w:val="28"/>
          <w:szCs w:val="28"/>
          <w:lang w:val="vi-VN"/>
        </w:rPr>
        <w:t xml:space="preserve">, </w:t>
      </w:r>
      <w:r w:rsidRPr="00C866A6">
        <w:rPr>
          <w:sz w:val="28"/>
          <w:szCs w:val="28"/>
        </w:rPr>
        <w:t xml:space="preserve">văn bản yêu cầu bảo vệ phiên </w:t>
      </w:r>
      <w:r w:rsidR="008A6679" w:rsidRPr="00C866A6">
        <w:rPr>
          <w:sz w:val="28"/>
          <w:szCs w:val="28"/>
        </w:rPr>
        <w:t>tòa</w:t>
      </w:r>
      <w:r w:rsidR="00AF4D79" w:rsidRPr="00C866A6">
        <w:rPr>
          <w:sz w:val="28"/>
          <w:szCs w:val="28"/>
          <w:lang w:val="vi-VN"/>
        </w:rPr>
        <w:t xml:space="preserve">, phiên họp </w:t>
      </w:r>
      <w:r w:rsidRPr="00C866A6">
        <w:rPr>
          <w:sz w:val="28"/>
          <w:szCs w:val="28"/>
        </w:rPr>
        <w:t xml:space="preserve">của </w:t>
      </w:r>
      <w:r w:rsidR="008A6679" w:rsidRPr="00C866A6">
        <w:rPr>
          <w:sz w:val="28"/>
          <w:szCs w:val="28"/>
        </w:rPr>
        <w:t>Tòa</w:t>
      </w:r>
      <w:r w:rsidRPr="00C866A6">
        <w:rPr>
          <w:sz w:val="28"/>
          <w:szCs w:val="28"/>
        </w:rPr>
        <w:t xml:space="preserve"> án nhân dân có thẩm quyền hoặc văn bản của cấp trên giao</w:t>
      </w:r>
      <w:r w:rsidR="00AF4D79" w:rsidRPr="00C866A6">
        <w:rPr>
          <w:sz w:val="28"/>
          <w:szCs w:val="28"/>
          <w:lang w:val="vi-VN"/>
        </w:rPr>
        <w:t>,</w:t>
      </w:r>
      <w:r w:rsidRPr="00C866A6">
        <w:rPr>
          <w:sz w:val="28"/>
          <w:szCs w:val="28"/>
          <w:lang w:val="vi-VN"/>
        </w:rPr>
        <w:t xml:space="preserve"> </w:t>
      </w:r>
      <w:r w:rsidRPr="00C866A6">
        <w:rPr>
          <w:sz w:val="28"/>
          <w:szCs w:val="28"/>
        </w:rPr>
        <w:t>đơn vị chủ trì có trách nhiệm</w:t>
      </w:r>
      <w:r w:rsidR="00A00765" w:rsidRPr="00C866A6">
        <w:rPr>
          <w:sz w:val="28"/>
          <w:szCs w:val="28"/>
        </w:rPr>
        <w:t xml:space="preserve"> </w:t>
      </w:r>
      <w:r w:rsidR="008A490D" w:rsidRPr="00C866A6">
        <w:rPr>
          <w:sz w:val="28"/>
          <w:szCs w:val="28"/>
        </w:rPr>
        <w:t>bố trí lực lượng, ph</w:t>
      </w:r>
      <w:r w:rsidR="008A490D" w:rsidRPr="00C866A6">
        <w:rPr>
          <w:sz w:val="28"/>
          <w:szCs w:val="28"/>
          <w:lang w:val="vi-VN"/>
        </w:rPr>
        <w:t>ương tiện, vũ khí, công cụ hỗ trợ, trang thiết bị kỹ thuật nghiệp vụ</w:t>
      </w:r>
      <w:r w:rsidR="00B642B2" w:rsidRPr="00C866A6">
        <w:rPr>
          <w:sz w:val="28"/>
          <w:szCs w:val="28"/>
          <w:lang w:val="vi-VN"/>
        </w:rPr>
        <w:t xml:space="preserve"> để</w:t>
      </w:r>
      <w:r w:rsidR="008A490D" w:rsidRPr="00C866A6">
        <w:rPr>
          <w:sz w:val="28"/>
          <w:szCs w:val="28"/>
          <w:lang w:val="vi-VN"/>
        </w:rPr>
        <w:t xml:space="preserve"> </w:t>
      </w:r>
      <w:r w:rsidR="00A00765" w:rsidRPr="00C866A6">
        <w:rPr>
          <w:sz w:val="28"/>
          <w:szCs w:val="28"/>
        </w:rPr>
        <w:t xml:space="preserve">bảo vệ </w:t>
      </w:r>
      <w:r w:rsidR="00B642B2" w:rsidRPr="00C866A6">
        <w:rPr>
          <w:sz w:val="28"/>
          <w:szCs w:val="28"/>
        </w:rPr>
        <w:t>phiên</w:t>
      </w:r>
      <w:r w:rsidR="00B642B2" w:rsidRPr="00C866A6">
        <w:rPr>
          <w:sz w:val="28"/>
          <w:szCs w:val="28"/>
          <w:lang w:val="vi-VN"/>
        </w:rPr>
        <w:t xml:space="preserve"> tòa</w:t>
      </w:r>
      <w:r w:rsidR="00A00765" w:rsidRPr="00C866A6">
        <w:rPr>
          <w:sz w:val="28"/>
          <w:szCs w:val="28"/>
        </w:rPr>
        <w:t>, phiên họp.</w:t>
      </w:r>
      <w:r w:rsidR="008A490D" w:rsidRPr="00C866A6">
        <w:rPr>
          <w:sz w:val="28"/>
          <w:szCs w:val="28"/>
        </w:rPr>
        <w:t xml:space="preserve"> Mỗi phiên </w:t>
      </w:r>
      <w:r w:rsidR="008A6679" w:rsidRPr="00C866A6">
        <w:rPr>
          <w:sz w:val="28"/>
          <w:szCs w:val="28"/>
        </w:rPr>
        <w:t>tòa</w:t>
      </w:r>
      <w:r w:rsidR="0099674D" w:rsidRPr="00C866A6">
        <w:rPr>
          <w:sz w:val="28"/>
          <w:szCs w:val="28"/>
          <w:lang w:val="vi-VN"/>
        </w:rPr>
        <w:t xml:space="preserve">, phiên </w:t>
      </w:r>
      <w:r w:rsidR="00B642B2" w:rsidRPr="00C866A6">
        <w:rPr>
          <w:sz w:val="28"/>
          <w:szCs w:val="28"/>
          <w:lang w:val="vi-VN"/>
        </w:rPr>
        <w:t>họ</w:t>
      </w:r>
      <w:r w:rsidR="0099674D" w:rsidRPr="00C866A6">
        <w:rPr>
          <w:sz w:val="28"/>
          <w:szCs w:val="28"/>
          <w:lang w:val="vi-VN"/>
        </w:rPr>
        <w:t>p</w:t>
      </w:r>
      <w:r w:rsidR="008A490D" w:rsidRPr="00C866A6">
        <w:rPr>
          <w:sz w:val="28"/>
          <w:szCs w:val="28"/>
        </w:rPr>
        <w:t xml:space="preserve"> phải cử ít nhất 02 cán bộ, chiến sĩ thực hiện nhiệm vụ bảo vệ phiên </w:t>
      </w:r>
      <w:r w:rsidR="008A6679" w:rsidRPr="00C866A6">
        <w:rPr>
          <w:sz w:val="28"/>
          <w:szCs w:val="28"/>
        </w:rPr>
        <w:t>tòa</w:t>
      </w:r>
      <w:r w:rsidR="00B642B2" w:rsidRPr="00C866A6">
        <w:rPr>
          <w:sz w:val="28"/>
          <w:szCs w:val="28"/>
          <w:lang w:val="vi-VN"/>
        </w:rPr>
        <w:t xml:space="preserve">, phiên </w:t>
      </w:r>
      <w:r w:rsidR="007E54BB" w:rsidRPr="00C866A6">
        <w:rPr>
          <w:sz w:val="28"/>
          <w:szCs w:val="28"/>
          <w:lang w:val="vi-VN"/>
        </w:rPr>
        <w:t>họp</w:t>
      </w:r>
      <w:r w:rsidR="008A490D" w:rsidRPr="00C866A6">
        <w:rPr>
          <w:sz w:val="28"/>
          <w:szCs w:val="28"/>
        </w:rPr>
        <w:t xml:space="preserve">. </w:t>
      </w:r>
    </w:p>
    <w:p w14:paraId="1C380245" w14:textId="6E639521" w:rsidR="009659AC" w:rsidRPr="00C866A6" w:rsidRDefault="009659AC" w:rsidP="00F67D8E">
      <w:pPr>
        <w:widowControl w:val="0"/>
        <w:spacing w:before="120" w:after="120" w:line="340" w:lineRule="exact"/>
        <w:ind w:firstLine="720"/>
        <w:jc w:val="both"/>
        <w:rPr>
          <w:sz w:val="28"/>
          <w:szCs w:val="28"/>
        </w:rPr>
      </w:pPr>
      <w:r w:rsidRPr="00C866A6">
        <w:rPr>
          <w:sz w:val="28"/>
          <w:szCs w:val="28"/>
        </w:rPr>
        <w:t>2</w:t>
      </w:r>
      <w:r w:rsidRPr="00C866A6">
        <w:rPr>
          <w:sz w:val="28"/>
          <w:szCs w:val="28"/>
          <w:lang w:val="vi-VN"/>
        </w:rPr>
        <w:t xml:space="preserve">. </w:t>
      </w:r>
      <w:r w:rsidRPr="00C866A6">
        <w:rPr>
          <w:sz w:val="28"/>
          <w:szCs w:val="28"/>
        </w:rPr>
        <w:t>Đơn vị chủ trì thực hiện nhiệm vụ bảo vệ phiên tòa, phiên họp</w:t>
      </w:r>
      <w:del w:id="39" w:author="thu hien p2" w:date="2026-04-09T21:20:00Z">
        <w:r w:rsidRPr="00C866A6" w:rsidDel="008B2EBE">
          <w:rPr>
            <w:sz w:val="28"/>
            <w:szCs w:val="28"/>
            <w:lang w:val="vi-VN"/>
          </w:rPr>
          <w:delText>:</w:delText>
        </w:r>
        <w:r w:rsidRPr="00C866A6" w:rsidDel="008B2EBE">
          <w:rPr>
            <w:sz w:val="28"/>
            <w:szCs w:val="28"/>
          </w:rPr>
          <w:delText xml:space="preserve"> </w:delText>
        </w:r>
      </w:del>
      <w:ins w:id="40" w:author="thu hien p2" w:date="2026-04-09T21:20:00Z">
        <w:r w:rsidR="008B2EBE" w:rsidRPr="00C866A6">
          <w:rPr>
            <w:sz w:val="28"/>
            <w:szCs w:val="28"/>
          </w:rPr>
          <w:t xml:space="preserve">, </w:t>
        </w:r>
      </w:ins>
      <w:del w:id="41" w:author="thu hien p2" w:date="2026-04-09T21:20:00Z">
        <w:r w:rsidR="00A14AEF" w:rsidRPr="00C866A6" w:rsidDel="008B2EBE">
          <w:rPr>
            <w:sz w:val="28"/>
            <w:szCs w:val="28"/>
            <w:rPrChange w:id="42" w:author="thu hien p2" w:date="2026-04-09T21:44:00Z">
              <w:rPr>
                <w:color w:val="EE0000"/>
                <w:sz w:val="28"/>
                <w:szCs w:val="28"/>
              </w:rPr>
            </w:rPrChange>
          </w:rPr>
          <w:delText>C</w:delText>
        </w:r>
      </w:del>
      <w:ins w:id="43" w:author="thu hien p2" w:date="2026-04-09T21:20:00Z">
        <w:r w:rsidR="008B2EBE" w:rsidRPr="00C866A6">
          <w:rPr>
            <w:sz w:val="28"/>
            <w:szCs w:val="28"/>
            <w:rPrChange w:id="44" w:author="thu hien p2" w:date="2026-04-09T21:44:00Z">
              <w:rPr>
                <w:color w:val="EE0000"/>
                <w:sz w:val="28"/>
                <w:szCs w:val="28"/>
              </w:rPr>
            </w:rPrChange>
          </w:rPr>
          <w:t>c</w:t>
        </w:r>
      </w:ins>
      <w:r w:rsidRPr="00C866A6">
        <w:rPr>
          <w:sz w:val="28"/>
          <w:szCs w:val="28"/>
          <w:rPrChange w:id="45" w:author="thu hien p2" w:date="2026-04-09T21:44:00Z">
            <w:rPr>
              <w:color w:val="EE0000"/>
              <w:sz w:val="28"/>
              <w:szCs w:val="28"/>
            </w:rPr>
          </w:rPrChange>
        </w:rPr>
        <w:t xml:space="preserve">ăn cứ </w:t>
      </w:r>
      <w:r w:rsidR="00A14AEF" w:rsidRPr="00C866A6">
        <w:rPr>
          <w:sz w:val="28"/>
          <w:szCs w:val="28"/>
          <w:rPrChange w:id="46" w:author="thu hien p2" w:date="2026-04-09T21:44:00Z">
            <w:rPr>
              <w:color w:val="EE0000"/>
              <w:sz w:val="28"/>
              <w:szCs w:val="28"/>
            </w:rPr>
          </w:rPrChange>
        </w:rPr>
        <w:t>tình</w:t>
      </w:r>
      <w:r w:rsidR="00A14AEF" w:rsidRPr="00C866A6">
        <w:rPr>
          <w:sz w:val="28"/>
          <w:szCs w:val="28"/>
          <w:lang w:val="vi-VN"/>
          <w:rPrChange w:id="47" w:author="thu hien p2" w:date="2026-04-09T21:44:00Z">
            <w:rPr>
              <w:color w:val="EE0000"/>
              <w:sz w:val="28"/>
              <w:szCs w:val="28"/>
              <w:lang w:val="vi-VN"/>
            </w:rPr>
          </w:rPrChange>
        </w:rPr>
        <w:t xml:space="preserve"> hình</w:t>
      </w:r>
      <w:ins w:id="48" w:author="thu hien p2" w:date="2026-04-09T21:21:00Z">
        <w:r w:rsidR="008B2EBE" w:rsidRPr="00C866A6">
          <w:rPr>
            <w:sz w:val="28"/>
            <w:szCs w:val="28"/>
            <w:rPrChange w:id="49" w:author="thu hien p2" w:date="2026-04-09T21:44:00Z">
              <w:rPr>
                <w:color w:val="EE0000"/>
                <w:sz w:val="28"/>
                <w:szCs w:val="28"/>
              </w:rPr>
            </w:rPrChange>
          </w:rPr>
          <w:t xml:space="preserve"> phức tạp</w:t>
        </w:r>
        <w:r w:rsidR="00250088" w:rsidRPr="00C866A6">
          <w:rPr>
            <w:sz w:val="28"/>
            <w:szCs w:val="28"/>
            <w:rPrChange w:id="50" w:author="thu hien p2" w:date="2026-04-09T21:44:00Z">
              <w:rPr>
                <w:color w:val="EE0000"/>
                <w:sz w:val="28"/>
                <w:szCs w:val="28"/>
              </w:rPr>
            </w:rPrChange>
          </w:rPr>
          <w:t xml:space="preserve"> của</w:t>
        </w:r>
      </w:ins>
      <w:r w:rsidR="00A14AEF" w:rsidRPr="00C866A6">
        <w:rPr>
          <w:sz w:val="28"/>
          <w:szCs w:val="28"/>
          <w:lang w:val="vi-VN"/>
          <w:rPrChange w:id="51" w:author="thu hien p2" w:date="2026-04-09T21:44:00Z">
            <w:rPr>
              <w:color w:val="EE0000"/>
              <w:sz w:val="28"/>
              <w:szCs w:val="28"/>
              <w:lang w:val="vi-VN"/>
            </w:rPr>
          </w:rPrChange>
        </w:rPr>
        <w:t xml:space="preserve"> </w:t>
      </w:r>
      <w:r w:rsidRPr="00C866A6">
        <w:rPr>
          <w:sz w:val="28"/>
          <w:szCs w:val="28"/>
          <w:rPrChange w:id="52" w:author="thu hien p2" w:date="2026-04-09T21:44:00Z">
            <w:rPr>
              <w:color w:val="EE0000"/>
              <w:sz w:val="28"/>
              <w:szCs w:val="28"/>
            </w:rPr>
          </w:rPrChange>
        </w:rPr>
        <w:t>phiên tòa, phiên họp</w:t>
      </w:r>
      <w:del w:id="53" w:author="thu hien p2" w:date="2026-04-09T21:22:00Z">
        <w:r w:rsidR="00A14AEF" w:rsidRPr="00C866A6" w:rsidDel="00250088">
          <w:rPr>
            <w:sz w:val="28"/>
            <w:szCs w:val="28"/>
            <w:lang w:val="vi-VN"/>
            <w:rPrChange w:id="54" w:author="thu hien p2" w:date="2026-04-09T21:44:00Z">
              <w:rPr>
                <w:color w:val="EE0000"/>
                <w:sz w:val="28"/>
                <w:szCs w:val="28"/>
                <w:lang w:val="vi-VN"/>
              </w:rPr>
            </w:rPrChange>
          </w:rPr>
          <w:delText xml:space="preserve">có thể phức tạp về </w:delText>
        </w:r>
        <w:r w:rsidR="00CF5266" w:rsidRPr="00C866A6" w:rsidDel="00250088">
          <w:rPr>
            <w:sz w:val="28"/>
            <w:szCs w:val="28"/>
            <w:lang w:val="vi-VN"/>
            <w:rPrChange w:id="55" w:author="thu hien p2" w:date="2026-04-09T21:44:00Z">
              <w:rPr>
                <w:color w:val="EE0000"/>
                <w:sz w:val="28"/>
                <w:szCs w:val="28"/>
                <w:lang w:val="vi-VN"/>
              </w:rPr>
            </w:rPrChange>
          </w:rPr>
          <w:delText>trật tự, a</w:delText>
        </w:r>
      </w:del>
      <w:r w:rsidR="00AE030A" w:rsidRPr="00C866A6">
        <w:rPr>
          <w:sz w:val="28"/>
          <w:szCs w:val="28"/>
          <w:lang w:val="vi-VN"/>
        </w:rPr>
        <w:t xml:space="preserve">, </w:t>
      </w:r>
      <w:del w:id="56" w:author="thu hien p2" w:date="2026-04-09T21:22:00Z">
        <w:r w:rsidR="00CF5266" w:rsidRPr="00C866A6" w:rsidDel="00250088">
          <w:rPr>
            <w:sz w:val="28"/>
            <w:szCs w:val="28"/>
            <w:lang w:val="vi-VN"/>
            <w:rPrChange w:id="57" w:author="thu hien p2" w:date="2026-04-09T21:44:00Z">
              <w:rPr>
                <w:color w:val="EE0000"/>
                <w:sz w:val="28"/>
                <w:szCs w:val="28"/>
                <w:lang w:val="vi-VN"/>
              </w:rPr>
            </w:rPrChange>
          </w:rPr>
          <w:delText>n xã hội</w:delText>
        </w:r>
        <w:r w:rsidR="007E54BB" w:rsidRPr="00C866A6" w:rsidDel="00250088">
          <w:rPr>
            <w:sz w:val="28"/>
            <w:szCs w:val="28"/>
            <w:lang w:val="vi-VN"/>
            <w:rPrChange w:id="58" w:author="thu hien p2" w:date="2026-04-09T21:44:00Z">
              <w:rPr>
                <w:color w:val="EE0000"/>
                <w:sz w:val="28"/>
                <w:szCs w:val="28"/>
                <w:lang w:val="vi-VN"/>
              </w:rPr>
            </w:rPrChange>
          </w:rPr>
          <w:delText xml:space="preserve"> </w:delText>
        </w:r>
        <w:r w:rsidR="00A14AEF" w:rsidRPr="00C866A6" w:rsidDel="00250088">
          <w:rPr>
            <w:sz w:val="28"/>
            <w:szCs w:val="28"/>
            <w:lang w:val="vi-VN"/>
            <w:rPrChange w:id="59" w:author="thu hien p2" w:date="2026-04-09T21:44:00Z">
              <w:rPr>
                <w:color w:val="EE0000"/>
                <w:sz w:val="28"/>
                <w:szCs w:val="28"/>
                <w:lang w:val="vi-VN"/>
              </w:rPr>
            </w:rPrChange>
          </w:rPr>
          <w:delText>hay không để</w:delText>
        </w:r>
        <w:r w:rsidR="00A14AEF" w:rsidRPr="00C866A6" w:rsidDel="00250088">
          <w:rPr>
            <w:sz w:val="28"/>
            <w:szCs w:val="28"/>
            <w:lang w:val="vi-VN"/>
          </w:rPr>
          <w:delText xml:space="preserve"> </w:delText>
        </w:r>
      </w:del>
      <w:r w:rsidRPr="00C866A6">
        <w:rPr>
          <w:sz w:val="28"/>
          <w:szCs w:val="28"/>
        </w:rPr>
        <w:t xml:space="preserve">xây dựng kế hoạch, phương án </w:t>
      </w:r>
      <w:r w:rsidR="00AE030A" w:rsidRPr="00C866A6">
        <w:rPr>
          <w:sz w:val="28"/>
          <w:szCs w:val="28"/>
        </w:rPr>
        <w:t>bảo</w:t>
      </w:r>
      <w:r w:rsidR="00AE030A" w:rsidRPr="00C866A6">
        <w:rPr>
          <w:sz w:val="28"/>
          <w:szCs w:val="28"/>
          <w:lang w:val="vi-VN"/>
        </w:rPr>
        <w:t xml:space="preserve"> vệ </w:t>
      </w:r>
      <w:r w:rsidRPr="00C866A6">
        <w:rPr>
          <w:sz w:val="28"/>
          <w:szCs w:val="28"/>
        </w:rPr>
        <w:t>phiên tòa, phiên họp (nếu cần thiết).</w:t>
      </w:r>
      <w:r w:rsidR="0015316F" w:rsidRPr="00C866A6">
        <w:rPr>
          <w:sz w:val="28"/>
          <w:szCs w:val="28"/>
        </w:rPr>
        <w:t xml:space="preserve"> </w:t>
      </w:r>
      <w:r w:rsidRPr="00C866A6">
        <w:rPr>
          <w:sz w:val="28"/>
          <w:szCs w:val="28"/>
        </w:rPr>
        <w:t>Đối với các phiên tòa</w:t>
      </w:r>
      <w:del w:id="60" w:author="thu hien p2" w:date="2026-04-09T21:22:00Z">
        <w:r w:rsidRPr="00C866A6" w:rsidDel="00250088">
          <w:rPr>
            <w:sz w:val="28"/>
            <w:szCs w:val="28"/>
          </w:rPr>
          <w:delText>, phiên họp</w:delText>
        </w:r>
      </w:del>
      <w:r w:rsidRPr="00C866A6">
        <w:rPr>
          <w:sz w:val="28"/>
          <w:szCs w:val="28"/>
        </w:rPr>
        <w:t xml:space="preserve"> </w:t>
      </w:r>
      <w:r w:rsidRPr="00C866A6">
        <w:rPr>
          <w:bCs/>
          <w:sz w:val="28"/>
          <w:szCs w:val="28"/>
        </w:rPr>
        <w:t xml:space="preserve">xét xử vụ án đặc biệt nghiêm trọng, </w:t>
      </w:r>
      <w:r w:rsidRPr="00C866A6">
        <w:rPr>
          <w:sz w:val="28"/>
          <w:szCs w:val="28"/>
        </w:rPr>
        <w:t xml:space="preserve">phức tạp về </w:t>
      </w:r>
      <w:r w:rsidR="00AE030A" w:rsidRPr="00C866A6">
        <w:rPr>
          <w:sz w:val="28"/>
          <w:szCs w:val="28"/>
        </w:rPr>
        <w:t>an</w:t>
      </w:r>
      <w:r w:rsidR="00AE030A" w:rsidRPr="00C866A6">
        <w:rPr>
          <w:sz w:val="28"/>
          <w:szCs w:val="28"/>
          <w:lang w:val="vi-VN"/>
        </w:rPr>
        <w:t xml:space="preserve"> </w:t>
      </w:r>
      <w:ins w:id="61" w:author="thu hien p2" w:date="2026-04-09T22:42:00Z">
        <w:r w:rsidR="00B85BA7" w:rsidRPr="00C866A6">
          <w:rPr>
            <w:sz w:val="28"/>
            <w:szCs w:val="28"/>
          </w:rPr>
          <w:t>ninh, trật tự</w:t>
        </w:r>
      </w:ins>
      <w:r w:rsidR="007E54BB" w:rsidRPr="00C866A6">
        <w:rPr>
          <w:sz w:val="28"/>
          <w:szCs w:val="28"/>
          <w:lang w:val="vi-VN"/>
        </w:rPr>
        <w:t xml:space="preserve"> </w:t>
      </w:r>
      <w:r w:rsidRPr="00C866A6">
        <w:rPr>
          <w:sz w:val="28"/>
          <w:szCs w:val="28"/>
        </w:rPr>
        <w:t>phải xây dựng kế hoạch, phương án bảo vệ</w:t>
      </w:r>
      <w:r w:rsidR="006C228C">
        <w:rPr>
          <w:sz w:val="28"/>
          <w:szCs w:val="28"/>
        </w:rPr>
        <w:t xml:space="preserve">. Kế hoạch, phương án phải được </w:t>
      </w:r>
      <w:r w:rsidRPr="00C866A6">
        <w:rPr>
          <w:sz w:val="28"/>
          <w:szCs w:val="28"/>
        </w:rPr>
        <w:t>lãnh đạo có thẩm quyền phê duyệt.</w:t>
      </w:r>
    </w:p>
    <w:p w14:paraId="37623F62" w14:textId="1B154A66" w:rsidR="00C963AA" w:rsidRPr="00C866A6" w:rsidRDefault="00C963AA" w:rsidP="00F67D8E">
      <w:pPr>
        <w:widowControl w:val="0"/>
        <w:spacing w:before="120" w:after="120" w:line="340" w:lineRule="exact"/>
        <w:ind w:firstLine="720"/>
        <w:jc w:val="both"/>
        <w:rPr>
          <w:sz w:val="28"/>
          <w:szCs w:val="28"/>
        </w:rPr>
      </w:pPr>
      <w:r w:rsidRPr="00C866A6">
        <w:rPr>
          <w:sz w:val="28"/>
          <w:szCs w:val="28"/>
        </w:rPr>
        <w:t>Trước khi xây dựng kế hoạch bảo vệ</w:t>
      </w:r>
      <w:r w:rsidR="004C3C16" w:rsidRPr="00C866A6">
        <w:rPr>
          <w:sz w:val="28"/>
          <w:szCs w:val="28"/>
          <w:lang w:val="vi-VN"/>
        </w:rPr>
        <w:t xml:space="preserve"> phiên tòa, phiên họp</w:t>
      </w:r>
      <w:r w:rsidRPr="00C866A6">
        <w:rPr>
          <w:sz w:val="28"/>
          <w:szCs w:val="28"/>
        </w:rPr>
        <w:t xml:space="preserve"> phải </w:t>
      </w:r>
      <w:r w:rsidR="00AF4D79" w:rsidRPr="00C866A6">
        <w:rPr>
          <w:sz w:val="28"/>
          <w:szCs w:val="28"/>
          <w:lang w:val="vi-VN"/>
        </w:rPr>
        <w:t xml:space="preserve">nắm tình </w:t>
      </w:r>
      <w:r w:rsidR="00AF4D79" w:rsidRPr="00C866A6">
        <w:rPr>
          <w:sz w:val="28"/>
          <w:szCs w:val="28"/>
          <w:lang w:val="vi-VN"/>
        </w:rPr>
        <w:lastRenderedPageBreak/>
        <w:t>hình</w:t>
      </w:r>
      <w:r w:rsidRPr="00C866A6">
        <w:rPr>
          <w:sz w:val="28"/>
          <w:szCs w:val="28"/>
        </w:rPr>
        <w:t xml:space="preserve"> thực tế, trao đổi lấy ý kiến hoặc thống nhất bằng văn bản với </w:t>
      </w:r>
      <w:r w:rsidR="008A6679" w:rsidRPr="00C866A6">
        <w:rPr>
          <w:sz w:val="28"/>
          <w:szCs w:val="28"/>
        </w:rPr>
        <w:t>Tòa</w:t>
      </w:r>
      <w:r w:rsidRPr="00C866A6">
        <w:rPr>
          <w:sz w:val="28"/>
          <w:szCs w:val="28"/>
        </w:rPr>
        <w:t xml:space="preserve"> án nhân dân</w:t>
      </w:r>
      <w:r w:rsidR="004C3C16" w:rsidRPr="00C866A6">
        <w:rPr>
          <w:sz w:val="28"/>
          <w:szCs w:val="28"/>
          <w:lang w:val="vi-VN"/>
        </w:rPr>
        <w:t xml:space="preserve"> có thẩm quyền</w:t>
      </w:r>
      <w:r w:rsidR="00AF4D79" w:rsidRPr="00C866A6">
        <w:rPr>
          <w:sz w:val="28"/>
          <w:szCs w:val="28"/>
          <w:lang w:val="vi-VN"/>
        </w:rPr>
        <w:t xml:space="preserve"> </w:t>
      </w:r>
      <w:r w:rsidRPr="00C866A6">
        <w:rPr>
          <w:sz w:val="28"/>
          <w:szCs w:val="28"/>
        </w:rPr>
        <w:t xml:space="preserve">để </w:t>
      </w:r>
      <w:r w:rsidR="00AF4D79" w:rsidRPr="00C866A6">
        <w:rPr>
          <w:sz w:val="28"/>
          <w:szCs w:val="28"/>
          <w:lang w:val="vi-VN"/>
        </w:rPr>
        <w:t>xác định</w:t>
      </w:r>
      <w:r w:rsidRPr="00C866A6">
        <w:rPr>
          <w:sz w:val="28"/>
          <w:szCs w:val="28"/>
        </w:rPr>
        <w:t xml:space="preserve"> tính chất, đặc điểm của vụ án</w:t>
      </w:r>
      <w:r w:rsidR="00AF4D79" w:rsidRPr="00C866A6">
        <w:rPr>
          <w:sz w:val="28"/>
          <w:szCs w:val="28"/>
          <w:lang w:val="vi-VN"/>
        </w:rPr>
        <w:t>, vụ việc</w:t>
      </w:r>
      <w:r w:rsidRPr="00C866A6">
        <w:rPr>
          <w:sz w:val="28"/>
          <w:szCs w:val="28"/>
        </w:rPr>
        <w:t>; số lượng bị cáo, người làm chứng, người tham gia tố tụng, người tiến hành tố tụng và dự kiến số người tham dự; thời gian, địa điểm xét xử, khí hậu, thời tiết;</w:t>
      </w:r>
      <w:ins w:id="62" w:author="thu hien p2" w:date="2026-04-09T21:23:00Z">
        <w:r w:rsidR="00250088" w:rsidRPr="00C866A6">
          <w:rPr>
            <w:sz w:val="28"/>
            <w:szCs w:val="28"/>
          </w:rPr>
          <w:t xml:space="preserve"> hồ sơ, tài liệu, chứng cứ của vụ án, vụ việc; </w:t>
        </w:r>
      </w:ins>
      <w:r w:rsidR="004C3C16" w:rsidRPr="00C866A6">
        <w:rPr>
          <w:sz w:val="28"/>
          <w:szCs w:val="28"/>
        </w:rPr>
        <w:t>trang</w:t>
      </w:r>
      <w:ins w:id="63" w:author="thu hien p2" w:date="2026-04-09T21:23:00Z">
        <w:r w:rsidR="00250088" w:rsidRPr="00C866A6">
          <w:rPr>
            <w:sz w:val="28"/>
            <w:szCs w:val="28"/>
          </w:rPr>
          <w:t xml:space="preserve"> thiết bị kỹ thuật phục vụ phiên </w:t>
        </w:r>
      </w:ins>
      <w:r w:rsidR="008A6679" w:rsidRPr="00C866A6">
        <w:rPr>
          <w:sz w:val="28"/>
          <w:szCs w:val="28"/>
        </w:rPr>
        <w:t>tòa</w:t>
      </w:r>
      <w:ins w:id="64" w:author="thu hien p2" w:date="2026-04-09T21:23:00Z">
        <w:r w:rsidR="00250088" w:rsidRPr="00C866A6">
          <w:rPr>
            <w:sz w:val="28"/>
            <w:szCs w:val="28"/>
          </w:rPr>
          <w:t>;</w:t>
        </w:r>
      </w:ins>
      <w:r w:rsidRPr="00C866A6">
        <w:rPr>
          <w:sz w:val="28"/>
          <w:szCs w:val="28"/>
        </w:rPr>
        <w:t xml:space="preserve"> </w:t>
      </w:r>
      <w:r w:rsidR="00CF5266" w:rsidRPr="00C866A6">
        <w:rPr>
          <w:sz w:val="28"/>
          <w:szCs w:val="28"/>
        </w:rPr>
        <w:t xml:space="preserve">trật tự, </w:t>
      </w:r>
      <w:r w:rsidR="00C806C9" w:rsidRPr="00C866A6">
        <w:rPr>
          <w:sz w:val="28"/>
          <w:szCs w:val="28"/>
        </w:rPr>
        <w:t>an toàn</w:t>
      </w:r>
      <w:r w:rsidR="00CF5266" w:rsidRPr="00C866A6">
        <w:rPr>
          <w:sz w:val="28"/>
          <w:szCs w:val="28"/>
        </w:rPr>
        <w:t xml:space="preserve"> xã hội</w:t>
      </w:r>
      <w:r w:rsidR="007E54BB" w:rsidRPr="00C866A6">
        <w:rPr>
          <w:sz w:val="28"/>
          <w:szCs w:val="28"/>
          <w:lang w:val="vi-VN"/>
        </w:rPr>
        <w:t xml:space="preserve"> </w:t>
      </w:r>
      <w:r w:rsidRPr="00C866A6">
        <w:rPr>
          <w:sz w:val="28"/>
          <w:szCs w:val="28"/>
        </w:rPr>
        <w:t xml:space="preserve">nơi diễn ra phiên </w:t>
      </w:r>
      <w:r w:rsidR="008A6679" w:rsidRPr="00C866A6">
        <w:rPr>
          <w:sz w:val="28"/>
          <w:szCs w:val="28"/>
        </w:rPr>
        <w:t>tòa</w:t>
      </w:r>
      <w:r w:rsidR="00AF4D79" w:rsidRPr="00C866A6">
        <w:rPr>
          <w:sz w:val="28"/>
          <w:szCs w:val="28"/>
          <w:lang w:val="vi-VN"/>
        </w:rPr>
        <w:t xml:space="preserve"> </w:t>
      </w:r>
      <w:r w:rsidRPr="00C866A6">
        <w:rPr>
          <w:sz w:val="28"/>
          <w:szCs w:val="28"/>
        </w:rPr>
        <w:t xml:space="preserve">(nhất là các phiên </w:t>
      </w:r>
      <w:r w:rsidR="008A6679" w:rsidRPr="00C866A6">
        <w:rPr>
          <w:sz w:val="28"/>
          <w:szCs w:val="28"/>
        </w:rPr>
        <w:t>tòa</w:t>
      </w:r>
      <w:r w:rsidR="00AF4D79" w:rsidRPr="00C866A6">
        <w:rPr>
          <w:sz w:val="28"/>
          <w:szCs w:val="28"/>
          <w:lang w:val="vi-VN"/>
        </w:rPr>
        <w:t xml:space="preserve"> </w:t>
      </w:r>
      <w:r w:rsidRPr="00C866A6">
        <w:rPr>
          <w:sz w:val="28"/>
          <w:szCs w:val="28"/>
        </w:rPr>
        <w:t xml:space="preserve">xét xử các vụ án phức tạp liên quan đến tín ngưỡng, tôn giáo, dân tộc, khiếu kiện đông người và những yếu tố khác có liên quan, ảnh hưởng đến công tác bảo </w:t>
      </w:r>
      <w:r w:rsidR="004C3C16" w:rsidRPr="00C866A6">
        <w:rPr>
          <w:sz w:val="28"/>
          <w:szCs w:val="28"/>
        </w:rPr>
        <w:t>vệ</w:t>
      </w:r>
      <w:r w:rsidR="004C3C16" w:rsidRPr="00C866A6">
        <w:rPr>
          <w:sz w:val="28"/>
          <w:szCs w:val="28"/>
          <w:lang w:val="vi-VN"/>
        </w:rPr>
        <w:t>)</w:t>
      </w:r>
      <w:r w:rsidRPr="00C866A6">
        <w:rPr>
          <w:sz w:val="28"/>
          <w:szCs w:val="28"/>
        </w:rPr>
        <w:t>.</w:t>
      </w:r>
    </w:p>
    <w:p w14:paraId="10CD34B5" w14:textId="7EBD51BD" w:rsidR="0082439C" w:rsidRPr="00C866A6" w:rsidRDefault="00C963AA" w:rsidP="00F67D8E">
      <w:pPr>
        <w:widowControl w:val="0"/>
        <w:spacing w:before="120" w:after="120" w:line="340" w:lineRule="exact"/>
        <w:ind w:firstLine="720"/>
        <w:jc w:val="both"/>
        <w:rPr>
          <w:sz w:val="28"/>
          <w:szCs w:val="28"/>
        </w:rPr>
      </w:pPr>
      <w:r w:rsidRPr="00C866A6">
        <w:rPr>
          <w:sz w:val="28"/>
          <w:szCs w:val="28"/>
        </w:rPr>
        <w:t xml:space="preserve">Nội dung kế hoạch bảo vệ phiên </w:t>
      </w:r>
      <w:r w:rsidR="008A6679" w:rsidRPr="00C866A6">
        <w:rPr>
          <w:sz w:val="28"/>
          <w:szCs w:val="28"/>
        </w:rPr>
        <w:t>tòa</w:t>
      </w:r>
      <w:r w:rsidR="008A490D" w:rsidRPr="00C866A6">
        <w:rPr>
          <w:sz w:val="28"/>
          <w:szCs w:val="28"/>
        </w:rPr>
        <w:t xml:space="preserve">, </w:t>
      </w:r>
      <w:r w:rsidR="004C3C16" w:rsidRPr="00C866A6">
        <w:rPr>
          <w:sz w:val="28"/>
          <w:szCs w:val="28"/>
        </w:rPr>
        <w:t>phiên</w:t>
      </w:r>
      <w:r w:rsidR="004C3C16" w:rsidRPr="00C866A6">
        <w:rPr>
          <w:sz w:val="28"/>
          <w:szCs w:val="28"/>
          <w:lang w:val="vi-VN"/>
        </w:rPr>
        <w:t xml:space="preserve"> họp </w:t>
      </w:r>
      <w:r w:rsidRPr="00C866A6">
        <w:rPr>
          <w:sz w:val="28"/>
          <w:szCs w:val="28"/>
        </w:rPr>
        <w:t xml:space="preserve">như sau: Mục đích, yêu cầu bảo vệ; đặc điểm tình hình địa bàn, dân cư, nhân thân của </w:t>
      </w:r>
      <w:r w:rsidR="0006608C" w:rsidRPr="00C866A6">
        <w:rPr>
          <w:sz w:val="28"/>
          <w:szCs w:val="28"/>
        </w:rPr>
        <w:t>bị</w:t>
      </w:r>
      <w:r w:rsidR="0006608C" w:rsidRPr="00C866A6">
        <w:rPr>
          <w:sz w:val="28"/>
          <w:szCs w:val="28"/>
          <w:lang w:val="vi-VN"/>
        </w:rPr>
        <w:t xml:space="preserve"> cáo</w:t>
      </w:r>
      <w:r w:rsidRPr="00C866A6">
        <w:rPr>
          <w:sz w:val="28"/>
          <w:szCs w:val="28"/>
        </w:rPr>
        <w:t>; các nhiệm vụ cụ thể, trình tự và biện pháp tiến hành; quan hệ phối hợp giữa các đơn vị và chính quyền địa phương trong quá trình bảo vệ; tổ chức thực hiện (bao gồm phân công nhiệm vụ cho các lực lượng tham gia, vũ khí,</w:t>
      </w:r>
      <w:r w:rsidR="007E54BB" w:rsidRPr="00C866A6">
        <w:rPr>
          <w:sz w:val="28"/>
          <w:szCs w:val="28"/>
          <w:lang w:val="vi-VN"/>
        </w:rPr>
        <w:t xml:space="preserve"> </w:t>
      </w:r>
      <w:r w:rsidRPr="00C866A6">
        <w:rPr>
          <w:sz w:val="28"/>
          <w:szCs w:val="28"/>
        </w:rPr>
        <w:t>công cụ hỗ trợ, trang thiết bị kỹ thuật nghiệp vụ, bố trí phương tiện, kinh phí và các điều kiện bảo đảm khác cho đơn vị và cán bộ, chiến sĩ thực hiện nhiệm vụ; thời gian, địa điểm triển khai thực hiện kế hoạch).</w:t>
      </w:r>
      <w:r w:rsidR="0015316F" w:rsidRPr="00C866A6">
        <w:rPr>
          <w:sz w:val="28"/>
          <w:szCs w:val="28"/>
        </w:rPr>
        <w:t xml:space="preserve"> </w:t>
      </w:r>
      <w:r w:rsidR="0082439C" w:rsidRPr="00C866A6">
        <w:rPr>
          <w:sz w:val="28"/>
          <w:szCs w:val="28"/>
        </w:rPr>
        <w:t>Phương án bảo vệ</w:t>
      </w:r>
      <w:r w:rsidR="004C3C16" w:rsidRPr="00C866A6">
        <w:rPr>
          <w:sz w:val="28"/>
          <w:szCs w:val="28"/>
          <w:lang w:val="vi-VN"/>
        </w:rPr>
        <w:t xml:space="preserve"> phiên tòa, phiên họp</w:t>
      </w:r>
      <w:r w:rsidR="0082439C" w:rsidRPr="00C866A6">
        <w:rPr>
          <w:sz w:val="28"/>
          <w:szCs w:val="28"/>
        </w:rPr>
        <w:t xml:space="preserve"> phải dự kiến các tình huống đột xuất có thể xảy ra, biện pháp xử lý và sơ đồ kèm theo.</w:t>
      </w:r>
    </w:p>
    <w:p w14:paraId="2B6BC3D2" w14:textId="530F1D1D" w:rsidR="00094C8C" w:rsidRPr="00C866A6" w:rsidRDefault="0082439C" w:rsidP="00F67D8E">
      <w:pPr>
        <w:widowControl w:val="0"/>
        <w:spacing w:before="120" w:after="120" w:line="340" w:lineRule="exact"/>
        <w:ind w:firstLine="720"/>
        <w:jc w:val="both"/>
        <w:rPr>
          <w:b/>
          <w:i/>
          <w:strike/>
          <w:sz w:val="28"/>
          <w:szCs w:val="28"/>
        </w:rPr>
      </w:pPr>
      <w:r w:rsidRPr="00C866A6">
        <w:rPr>
          <w:sz w:val="28"/>
          <w:szCs w:val="28"/>
        </w:rPr>
        <w:t>3</w:t>
      </w:r>
      <w:r w:rsidR="00094C8C" w:rsidRPr="00C866A6">
        <w:rPr>
          <w:sz w:val="28"/>
          <w:szCs w:val="28"/>
        </w:rPr>
        <w:t xml:space="preserve">. Đối với việc bảo vệ phiên </w:t>
      </w:r>
      <w:r w:rsidR="008A6679" w:rsidRPr="00C866A6">
        <w:rPr>
          <w:sz w:val="28"/>
          <w:szCs w:val="28"/>
        </w:rPr>
        <w:t>tòa</w:t>
      </w:r>
      <w:r w:rsidR="00023006" w:rsidRPr="00C866A6">
        <w:rPr>
          <w:sz w:val="28"/>
          <w:szCs w:val="28"/>
        </w:rPr>
        <w:t xml:space="preserve"> </w:t>
      </w:r>
      <w:r w:rsidR="00C963AA" w:rsidRPr="00C866A6">
        <w:rPr>
          <w:sz w:val="28"/>
          <w:szCs w:val="28"/>
        </w:rPr>
        <w:t xml:space="preserve">xét xử vụ án đặc biệt nghiêm trọng, phức tạp về </w:t>
      </w:r>
      <w:ins w:id="65" w:author="thu hien p2" w:date="2026-04-09T21:26:00Z">
        <w:r w:rsidR="00250088" w:rsidRPr="00C866A6">
          <w:rPr>
            <w:sz w:val="28"/>
            <w:szCs w:val="28"/>
          </w:rPr>
          <w:t xml:space="preserve">an ninh, </w:t>
        </w:r>
      </w:ins>
      <w:r w:rsidR="00CF5266" w:rsidRPr="00C866A6">
        <w:rPr>
          <w:sz w:val="28"/>
          <w:szCs w:val="28"/>
        </w:rPr>
        <w:t xml:space="preserve">trật </w:t>
      </w:r>
      <w:r w:rsidR="004C3C16" w:rsidRPr="00C866A6">
        <w:rPr>
          <w:sz w:val="28"/>
          <w:szCs w:val="28"/>
        </w:rPr>
        <w:t>tự</w:t>
      </w:r>
      <w:r w:rsidR="004C3C16" w:rsidRPr="00C866A6">
        <w:rPr>
          <w:sz w:val="28"/>
          <w:szCs w:val="28"/>
          <w:lang w:val="vi-VN"/>
        </w:rPr>
        <w:t xml:space="preserve">, </w:t>
      </w:r>
      <w:r w:rsidR="00B22C76" w:rsidRPr="00C866A6">
        <w:rPr>
          <w:sz w:val="28"/>
          <w:szCs w:val="28"/>
        </w:rPr>
        <w:t xml:space="preserve">đơn vị được giao chủ trì </w:t>
      </w:r>
      <w:r w:rsidR="004C3BBB" w:rsidRPr="00C866A6">
        <w:rPr>
          <w:sz w:val="28"/>
          <w:szCs w:val="28"/>
        </w:rPr>
        <w:t xml:space="preserve">căn cứ vào tình hình thực tế </w:t>
      </w:r>
      <w:ins w:id="66" w:author="thu hien p2" w:date="2026-04-09T21:26:00Z">
        <w:r w:rsidR="00250088" w:rsidRPr="00C866A6">
          <w:rPr>
            <w:sz w:val="28"/>
            <w:szCs w:val="28"/>
          </w:rPr>
          <w:t xml:space="preserve">có thể </w:t>
        </w:r>
      </w:ins>
      <w:r w:rsidR="004C3BBB" w:rsidRPr="00C866A6">
        <w:rPr>
          <w:sz w:val="28"/>
          <w:szCs w:val="28"/>
        </w:rPr>
        <w:t>đề xuất</w:t>
      </w:r>
      <w:r w:rsidR="00C963AA" w:rsidRPr="00C866A6">
        <w:rPr>
          <w:sz w:val="28"/>
          <w:szCs w:val="28"/>
          <w:lang w:val="vi-VN"/>
        </w:rPr>
        <w:t xml:space="preserve"> </w:t>
      </w:r>
      <w:r w:rsidR="00E902E6" w:rsidRPr="00C866A6">
        <w:rPr>
          <w:sz w:val="28"/>
          <w:szCs w:val="28"/>
        </w:rPr>
        <w:t xml:space="preserve">thành lập Ban Chỉ đạo bảo vệ phiên </w:t>
      </w:r>
      <w:r w:rsidR="008A6679" w:rsidRPr="00C866A6">
        <w:rPr>
          <w:sz w:val="28"/>
          <w:szCs w:val="28"/>
        </w:rPr>
        <w:t>tòa</w:t>
      </w:r>
      <w:r w:rsidR="00023006" w:rsidRPr="00C866A6">
        <w:rPr>
          <w:sz w:val="28"/>
          <w:szCs w:val="28"/>
        </w:rPr>
        <w:t xml:space="preserve"> </w:t>
      </w:r>
      <w:r w:rsidR="00E902E6" w:rsidRPr="00C866A6">
        <w:rPr>
          <w:sz w:val="28"/>
          <w:szCs w:val="28"/>
        </w:rPr>
        <w:t>và</w:t>
      </w:r>
      <w:r w:rsidR="00C963AA" w:rsidRPr="00C866A6">
        <w:rPr>
          <w:sz w:val="28"/>
          <w:szCs w:val="28"/>
          <w:lang w:val="vi-VN"/>
        </w:rPr>
        <w:t xml:space="preserve"> </w:t>
      </w:r>
      <w:r w:rsidR="00094C8C" w:rsidRPr="00C866A6">
        <w:rPr>
          <w:sz w:val="28"/>
          <w:szCs w:val="28"/>
        </w:rPr>
        <w:t xml:space="preserve">lấy ý kiến của </w:t>
      </w:r>
      <w:r w:rsidR="008A6679" w:rsidRPr="00C866A6">
        <w:rPr>
          <w:sz w:val="28"/>
          <w:szCs w:val="28"/>
        </w:rPr>
        <w:t>Tòa</w:t>
      </w:r>
      <w:r w:rsidR="00094C8C" w:rsidRPr="00C866A6">
        <w:rPr>
          <w:sz w:val="28"/>
          <w:szCs w:val="28"/>
        </w:rPr>
        <w:t xml:space="preserve"> án</w:t>
      </w:r>
      <w:r w:rsidR="00A26218" w:rsidRPr="00C866A6">
        <w:rPr>
          <w:sz w:val="28"/>
          <w:szCs w:val="28"/>
        </w:rPr>
        <w:t xml:space="preserve"> nhân dân</w:t>
      </w:r>
      <w:r w:rsidRPr="00C866A6">
        <w:rPr>
          <w:sz w:val="28"/>
          <w:szCs w:val="28"/>
        </w:rPr>
        <w:t xml:space="preserve"> </w:t>
      </w:r>
      <w:r w:rsidR="00E902E6" w:rsidRPr="00C866A6">
        <w:rPr>
          <w:sz w:val="28"/>
          <w:szCs w:val="28"/>
        </w:rPr>
        <w:t xml:space="preserve">xét xử vụ án </w:t>
      </w:r>
      <w:r w:rsidR="00094C8C" w:rsidRPr="00C866A6">
        <w:rPr>
          <w:sz w:val="28"/>
          <w:szCs w:val="28"/>
        </w:rPr>
        <w:t xml:space="preserve">trước khi triển </w:t>
      </w:r>
      <w:r w:rsidR="001F1389" w:rsidRPr="00C866A6">
        <w:rPr>
          <w:sz w:val="28"/>
          <w:szCs w:val="28"/>
        </w:rPr>
        <w:t>khai kế hoạch, phương án bảo vệ</w:t>
      </w:r>
      <w:r w:rsidR="00094C8C" w:rsidRPr="00C866A6">
        <w:rPr>
          <w:sz w:val="28"/>
          <w:szCs w:val="28"/>
        </w:rPr>
        <w:t>.</w:t>
      </w:r>
    </w:p>
    <w:p w14:paraId="60440E61" w14:textId="77777777" w:rsidR="00094C8C" w:rsidRPr="00C866A6" w:rsidRDefault="0082439C" w:rsidP="00F67D8E">
      <w:pPr>
        <w:widowControl w:val="0"/>
        <w:spacing w:before="120" w:after="120" w:line="340" w:lineRule="exact"/>
        <w:ind w:firstLine="720"/>
        <w:jc w:val="both"/>
        <w:rPr>
          <w:sz w:val="28"/>
          <w:szCs w:val="28"/>
        </w:rPr>
      </w:pPr>
      <w:r w:rsidRPr="00C866A6">
        <w:rPr>
          <w:sz w:val="28"/>
          <w:szCs w:val="28"/>
        </w:rPr>
        <w:t>4</w:t>
      </w:r>
      <w:r w:rsidR="00A97FF5" w:rsidRPr="00C866A6">
        <w:rPr>
          <w:sz w:val="28"/>
          <w:szCs w:val="28"/>
        </w:rPr>
        <w:t xml:space="preserve">. </w:t>
      </w:r>
      <w:r w:rsidR="00094C8C" w:rsidRPr="00C866A6">
        <w:rPr>
          <w:sz w:val="28"/>
          <w:szCs w:val="28"/>
        </w:rPr>
        <w:t>Thẩm quyền phê duyệt kế hoạch, phương án</w:t>
      </w:r>
      <w:r w:rsidR="003E4282" w:rsidRPr="00C866A6">
        <w:rPr>
          <w:sz w:val="28"/>
          <w:szCs w:val="28"/>
        </w:rPr>
        <w:t>:</w:t>
      </w:r>
    </w:p>
    <w:p w14:paraId="16BC4D2D" w14:textId="76148EA1" w:rsidR="0038070C" w:rsidRPr="00C866A6" w:rsidRDefault="0038070C" w:rsidP="00F67D8E">
      <w:pPr>
        <w:widowControl w:val="0"/>
        <w:spacing w:before="120" w:after="120" w:line="340" w:lineRule="exact"/>
        <w:ind w:firstLine="720"/>
        <w:jc w:val="both"/>
        <w:rPr>
          <w:bCs/>
          <w:spacing w:val="-2"/>
          <w:sz w:val="28"/>
          <w:szCs w:val="28"/>
        </w:rPr>
      </w:pPr>
      <w:r w:rsidRPr="00C866A6">
        <w:rPr>
          <w:spacing w:val="-2"/>
          <w:sz w:val="28"/>
          <w:szCs w:val="28"/>
        </w:rPr>
        <w:t xml:space="preserve">a) Cục trưởng, Phó Cục trưởng phụ trách công tác hỗ trợ tư pháp Cục Cảnh sát quản lý tạm giữ, tạm giam và thi hành án hình sự tại cộng đồng phê duyệt kế hoạch, phương án bảo vệ phiên </w:t>
      </w:r>
      <w:r w:rsidR="008A6679" w:rsidRPr="00C866A6">
        <w:rPr>
          <w:spacing w:val="-2"/>
          <w:sz w:val="28"/>
          <w:szCs w:val="28"/>
        </w:rPr>
        <w:t>tòa</w:t>
      </w:r>
      <w:r w:rsidRPr="00C866A6">
        <w:rPr>
          <w:spacing w:val="-2"/>
          <w:sz w:val="28"/>
          <w:szCs w:val="28"/>
        </w:rPr>
        <w:t xml:space="preserve"> </w:t>
      </w:r>
      <w:r w:rsidRPr="00C866A6">
        <w:rPr>
          <w:bCs/>
          <w:spacing w:val="-2"/>
          <w:sz w:val="28"/>
          <w:szCs w:val="28"/>
        </w:rPr>
        <w:t xml:space="preserve">xét xử đối với những vụ án đặc biệt nghiêm trọng, phức tạp về </w:t>
      </w:r>
      <w:r w:rsidR="00CF5266" w:rsidRPr="00C866A6">
        <w:rPr>
          <w:bCs/>
          <w:spacing w:val="-2"/>
          <w:sz w:val="28"/>
          <w:szCs w:val="28"/>
        </w:rPr>
        <w:t xml:space="preserve">trật tự, </w:t>
      </w:r>
      <w:r w:rsidR="00C806C9" w:rsidRPr="00C866A6">
        <w:rPr>
          <w:bCs/>
          <w:spacing w:val="-2"/>
          <w:sz w:val="28"/>
          <w:szCs w:val="28"/>
        </w:rPr>
        <w:t>an toàn</w:t>
      </w:r>
      <w:r w:rsidR="00CF5266" w:rsidRPr="00C866A6">
        <w:rPr>
          <w:bCs/>
          <w:spacing w:val="-2"/>
          <w:sz w:val="28"/>
          <w:szCs w:val="28"/>
        </w:rPr>
        <w:t xml:space="preserve"> xã hội</w:t>
      </w:r>
      <w:r w:rsidR="007E54BB" w:rsidRPr="00C866A6">
        <w:rPr>
          <w:bCs/>
          <w:spacing w:val="-2"/>
          <w:sz w:val="28"/>
          <w:szCs w:val="28"/>
          <w:lang w:val="vi-VN"/>
        </w:rPr>
        <w:t xml:space="preserve"> </w:t>
      </w:r>
      <w:r w:rsidRPr="00C866A6">
        <w:rPr>
          <w:bCs/>
          <w:spacing w:val="-2"/>
          <w:sz w:val="28"/>
          <w:szCs w:val="28"/>
        </w:rPr>
        <w:t>theo chỉ đạo của Bộ trưởng Bộ Công an;</w:t>
      </w:r>
    </w:p>
    <w:p w14:paraId="2A82FC9E" w14:textId="334B1BDB" w:rsidR="0038070C" w:rsidRPr="00C866A6" w:rsidRDefault="0038070C" w:rsidP="00F67D8E">
      <w:pPr>
        <w:widowControl w:val="0"/>
        <w:spacing w:before="120" w:after="120" w:line="340" w:lineRule="exact"/>
        <w:ind w:firstLine="720"/>
        <w:jc w:val="both"/>
        <w:rPr>
          <w:sz w:val="28"/>
          <w:szCs w:val="28"/>
        </w:rPr>
      </w:pPr>
      <w:r w:rsidRPr="00C866A6">
        <w:rPr>
          <w:sz w:val="28"/>
          <w:szCs w:val="28"/>
        </w:rPr>
        <w:t xml:space="preserve">b) Giám đốc, Phó Giám đốc Công an </w:t>
      </w:r>
      <w:r w:rsidR="00670C1E" w:rsidRPr="00C866A6">
        <w:rPr>
          <w:sz w:val="28"/>
          <w:szCs w:val="28"/>
        </w:rPr>
        <w:t xml:space="preserve">cấp </w:t>
      </w:r>
      <w:r w:rsidRPr="00C866A6">
        <w:rPr>
          <w:sz w:val="28"/>
          <w:szCs w:val="28"/>
        </w:rPr>
        <w:t>tỉnh</w:t>
      </w:r>
      <w:r w:rsidR="00670C1E" w:rsidRPr="00C866A6">
        <w:rPr>
          <w:sz w:val="28"/>
          <w:szCs w:val="28"/>
          <w:lang w:val="vi-VN"/>
        </w:rPr>
        <w:t xml:space="preserve"> </w:t>
      </w:r>
      <w:r w:rsidRPr="00C866A6">
        <w:rPr>
          <w:sz w:val="28"/>
          <w:szCs w:val="28"/>
        </w:rPr>
        <w:t xml:space="preserve">phụ trách công tác hỗ trợ tư pháp phê duyệt kế hoạch, phương án bảo vệ phiên </w:t>
      </w:r>
      <w:r w:rsidR="008A6679" w:rsidRPr="00C866A6">
        <w:rPr>
          <w:sz w:val="28"/>
          <w:szCs w:val="28"/>
        </w:rPr>
        <w:t>tòa</w:t>
      </w:r>
      <w:r w:rsidRPr="00C866A6">
        <w:rPr>
          <w:sz w:val="28"/>
          <w:szCs w:val="28"/>
        </w:rPr>
        <w:t>, phiê</w:t>
      </w:r>
      <w:r w:rsidR="006D7DCD" w:rsidRPr="00C866A6">
        <w:rPr>
          <w:sz w:val="28"/>
          <w:szCs w:val="28"/>
        </w:rPr>
        <w:t xml:space="preserve">n họp khi thành lập Ban Chỉ đạo </w:t>
      </w:r>
      <w:r w:rsidRPr="00C866A6">
        <w:rPr>
          <w:sz w:val="28"/>
          <w:szCs w:val="28"/>
        </w:rPr>
        <w:t>trừ trường hợp quy định tại điểm a khoản 4 Điều này;</w:t>
      </w:r>
    </w:p>
    <w:p w14:paraId="7E22017A" w14:textId="13C5465F" w:rsidR="0038070C" w:rsidRPr="00C866A6" w:rsidRDefault="0038070C" w:rsidP="00F67D8E">
      <w:pPr>
        <w:widowControl w:val="0"/>
        <w:spacing w:before="120" w:after="120" w:line="340" w:lineRule="exact"/>
        <w:ind w:firstLine="720"/>
        <w:jc w:val="both"/>
        <w:rPr>
          <w:sz w:val="28"/>
          <w:szCs w:val="28"/>
        </w:rPr>
      </w:pPr>
      <w:r w:rsidRPr="00C866A6">
        <w:rPr>
          <w:sz w:val="28"/>
          <w:szCs w:val="28"/>
        </w:rPr>
        <w:t xml:space="preserve">c) Trưởng phòng, Phòng Cảnh sát thi hành án hình sự và hỗ trợ tư pháp Công an cấp tỉnh phê duyệt kế hoạch, phương án bảo vệ phiên </w:t>
      </w:r>
      <w:r w:rsidR="008A6679" w:rsidRPr="00C866A6">
        <w:rPr>
          <w:sz w:val="28"/>
          <w:szCs w:val="28"/>
        </w:rPr>
        <w:t>tòa</w:t>
      </w:r>
      <w:r w:rsidRPr="00C866A6">
        <w:rPr>
          <w:sz w:val="28"/>
          <w:szCs w:val="28"/>
        </w:rPr>
        <w:t>, phiên họp do Phòng Cảnh sát thi hành án hình sự và hỗ trợ tư pháp thực hiện</w:t>
      </w:r>
      <w:ins w:id="67" w:author="thu hien p2" w:date="2026-04-09T21:27:00Z">
        <w:r w:rsidR="00250088" w:rsidRPr="00C866A6">
          <w:rPr>
            <w:sz w:val="28"/>
            <w:szCs w:val="28"/>
          </w:rPr>
          <w:t xml:space="preserve"> trừ trường hợp quy định tại điểm b khoản 4 Điều này;</w:t>
        </w:r>
      </w:ins>
      <w:r w:rsidRPr="00C866A6">
        <w:rPr>
          <w:sz w:val="28"/>
          <w:szCs w:val="28"/>
        </w:rPr>
        <w:t xml:space="preserve"> </w:t>
      </w:r>
      <w:del w:id="68" w:author="thu hien p2" w:date="2026-04-09T21:27:00Z">
        <w:r w:rsidRPr="00C866A6" w:rsidDel="00250088">
          <w:rPr>
            <w:sz w:val="28"/>
            <w:szCs w:val="28"/>
          </w:rPr>
          <w:delText>(trừ điểm b khoản</w:delText>
        </w:r>
        <w:r w:rsidR="007E54BB" w:rsidRPr="00C866A6" w:rsidDel="00250088">
          <w:rPr>
            <w:sz w:val="28"/>
            <w:szCs w:val="28"/>
            <w:lang w:val="vi-VN"/>
          </w:rPr>
          <w:delText xml:space="preserve"> 4 Điều</w:delText>
        </w:r>
        <w:r w:rsidRPr="00C866A6" w:rsidDel="00250088">
          <w:rPr>
            <w:sz w:val="28"/>
            <w:szCs w:val="28"/>
          </w:rPr>
          <w:delText xml:space="preserve"> này);</w:delText>
        </w:r>
      </w:del>
    </w:p>
    <w:p w14:paraId="799F9B7B" w14:textId="0C19273E" w:rsidR="0038070C" w:rsidRPr="00C866A6" w:rsidRDefault="0038070C" w:rsidP="00F67D8E">
      <w:pPr>
        <w:widowControl w:val="0"/>
        <w:adjustRightInd w:val="0"/>
        <w:spacing w:before="120" w:after="120" w:line="340" w:lineRule="exact"/>
        <w:ind w:firstLine="720"/>
        <w:jc w:val="both"/>
        <w:rPr>
          <w:sz w:val="28"/>
          <w:szCs w:val="28"/>
        </w:rPr>
      </w:pPr>
      <w:r w:rsidRPr="00C866A6">
        <w:rPr>
          <w:sz w:val="28"/>
          <w:szCs w:val="28"/>
        </w:rPr>
        <w:t xml:space="preserve">d) Giám thị trại tạm giam phê duyệt kế hoạch, phương án bảo vệ phiên </w:t>
      </w:r>
      <w:r w:rsidR="008A6679" w:rsidRPr="00C866A6">
        <w:rPr>
          <w:sz w:val="28"/>
          <w:szCs w:val="28"/>
        </w:rPr>
        <w:t>tòa</w:t>
      </w:r>
      <w:ins w:id="69" w:author="thu hien p2" w:date="2026-04-09T21:29:00Z">
        <w:r w:rsidR="00250088" w:rsidRPr="00C866A6">
          <w:rPr>
            <w:sz w:val="28"/>
            <w:szCs w:val="28"/>
          </w:rPr>
          <w:t>, phiên họp</w:t>
        </w:r>
      </w:ins>
      <w:r w:rsidRPr="00C866A6">
        <w:rPr>
          <w:sz w:val="28"/>
          <w:szCs w:val="28"/>
        </w:rPr>
        <w:t xml:space="preserve"> do trại tạm giam thực hiện;</w:t>
      </w:r>
      <w:r w:rsidR="006D7DCD" w:rsidRPr="00C866A6">
        <w:rPr>
          <w:sz w:val="28"/>
          <w:szCs w:val="28"/>
        </w:rPr>
        <w:t xml:space="preserve"> </w:t>
      </w:r>
    </w:p>
    <w:p w14:paraId="7B1CA8C1" w14:textId="57F44108" w:rsidR="0038070C" w:rsidRPr="00C866A6" w:rsidRDefault="0038070C" w:rsidP="00F67D8E">
      <w:pPr>
        <w:widowControl w:val="0"/>
        <w:spacing w:before="120" w:after="120" w:line="340" w:lineRule="exact"/>
        <w:ind w:firstLine="720"/>
        <w:jc w:val="both"/>
        <w:rPr>
          <w:sz w:val="28"/>
          <w:szCs w:val="28"/>
        </w:rPr>
      </w:pPr>
      <w:r w:rsidRPr="00C866A6">
        <w:rPr>
          <w:sz w:val="28"/>
          <w:szCs w:val="28"/>
        </w:rPr>
        <w:t xml:space="preserve">đ) Trưởng phân trại tạm giam phê duyệt kế hoạch, phương án bảo vệ phiên </w:t>
      </w:r>
      <w:r w:rsidR="008A6679" w:rsidRPr="00C866A6">
        <w:rPr>
          <w:sz w:val="28"/>
          <w:szCs w:val="28"/>
        </w:rPr>
        <w:t>tòa</w:t>
      </w:r>
      <w:r w:rsidRPr="00C866A6">
        <w:rPr>
          <w:sz w:val="28"/>
          <w:szCs w:val="28"/>
        </w:rPr>
        <w:t>, phiên họp do phân trại tạm giam thực hiện;</w:t>
      </w:r>
    </w:p>
    <w:p w14:paraId="1582E3AF" w14:textId="6742D0E2" w:rsidR="0038070C" w:rsidRPr="00C866A6" w:rsidRDefault="0038070C" w:rsidP="00F67D8E">
      <w:pPr>
        <w:widowControl w:val="0"/>
        <w:spacing w:before="120" w:after="120" w:line="340" w:lineRule="exact"/>
        <w:ind w:firstLine="720"/>
        <w:jc w:val="both"/>
        <w:rPr>
          <w:sz w:val="28"/>
          <w:szCs w:val="28"/>
        </w:rPr>
      </w:pPr>
      <w:r w:rsidRPr="00C866A6">
        <w:rPr>
          <w:sz w:val="28"/>
          <w:szCs w:val="28"/>
        </w:rPr>
        <w:t xml:space="preserve">e) Giám thị trại giam, Giám đốc cơ sở giáo dục bắt buộc, Hiệu trưởng </w:t>
      </w:r>
      <w:r w:rsidRPr="00C866A6">
        <w:rPr>
          <w:sz w:val="28"/>
          <w:szCs w:val="28"/>
        </w:rPr>
        <w:lastRenderedPageBreak/>
        <w:t>trường giáo dưỡng, Trưởng cơ sở cai nghiện ma túy</w:t>
      </w:r>
      <w:del w:id="70" w:author="thu hien p2" w:date="2026-04-09T21:29:00Z">
        <w:r w:rsidRPr="00C866A6" w:rsidDel="00250088">
          <w:rPr>
            <w:sz w:val="28"/>
            <w:szCs w:val="28"/>
          </w:rPr>
          <w:delText xml:space="preserve">, </w:delText>
        </w:r>
      </w:del>
      <w:ins w:id="71" w:author="thu hien p2" w:date="2026-04-09T21:29:00Z">
        <w:r w:rsidR="00250088" w:rsidRPr="00C866A6">
          <w:rPr>
            <w:sz w:val="28"/>
            <w:szCs w:val="28"/>
          </w:rPr>
          <w:t xml:space="preserve"> </w:t>
        </w:r>
      </w:ins>
      <w:r w:rsidRPr="00C866A6">
        <w:rPr>
          <w:sz w:val="28"/>
          <w:szCs w:val="28"/>
        </w:rPr>
        <w:t xml:space="preserve">phê duyệt kế hoạch, phương án bảo vệ phiên </w:t>
      </w:r>
      <w:r w:rsidR="008A6679" w:rsidRPr="00C866A6">
        <w:rPr>
          <w:sz w:val="28"/>
          <w:szCs w:val="28"/>
        </w:rPr>
        <w:t>tòa</w:t>
      </w:r>
      <w:r w:rsidRPr="00C866A6">
        <w:rPr>
          <w:sz w:val="28"/>
          <w:szCs w:val="28"/>
        </w:rPr>
        <w:t xml:space="preserve"> xét xử lưu động do trại giam, cơ sở giáo dục bắt buộc, trường giáo dưỡng, cơ sở cai nghiện ma túy thực hiện;</w:t>
      </w:r>
    </w:p>
    <w:p w14:paraId="596575E2" w14:textId="05524C72" w:rsidR="0038070C" w:rsidRPr="00C866A6" w:rsidRDefault="0038070C" w:rsidP="00F67D8E">
      <w:pPr>
        <w:widowControl w:val="0"/>
        <w:spacing w:before="120" w:after="120" w:line="340" w:lineRule="exact"/>
        <w:ind w:firstLine="720"/>
        <w:jc w:val="both"/>
        <w:rPr>
          <w:sz w:val="28"/>
          <w:szCs w:val="28"/>
        </w:rPr>
      </w:pPr>
      <w:r w:rsidRPr="00C866A6">
        <w:rPr>
          <w:sz w:val="28"/>
          <w:szCs w:val="28"/>
        </w:rPr>
        <w:t xml:space="preserve">g) Thủ trưởng đơn vị khác trong Công an nhân dân có trách nhiệm phê duyệt kế hoạch, phương án bảo vệ phiên </w:t>
      </w:r>
      <w:r w:rsidR="008A6679" w:rsidRPr="00C866A6">
        <w:rPr>
          <w:sz w:val="28"/>
          <w:szCs w:val="28"/>
        </w:rPr>
        <w:t>tòa</w:t>
      </w:r>
      <w:r w:rsidRPr="00C866A6">
        <w:rPr>
          <w:sz w:val="28"/>
          <w:szCs w:val="28"/>
        </w:rPr>
        <w:t>, phiên họp khi được phân công.</w:t>
      </w:r>
    </w:p>
    <w:p w14:paraId="4D89046E" w14:textId="0430D317" w:rsidR="00C13271" w:rsidRPr="00C866A6" w:rsidRDefault="00C13271" w:rsidP="00F67D8E">
      <w:pPr>
        <w:widowControl w:val="0"/>
        <w:spacing w:before="120" w:after="120" w:line="340" w:lineRule="exact"/>
        <w:ind w:firstLine="720"/>
        <w:jc w:val="both"/>
        <w:rPr>
          <w:rFonts w:ascii="Times New Roman Bold" w:hAnsi="Times New Roman Bold"/>
          <w:sz w:val="28"/>
          <w:szCs w:val="28"/>
        </w:rPr>
      </w:pPr>
      <w:r w:rsidRPr="00C866A6">
        <w:rPr>
          <w:rFonts w:ascii="Times New Roman Bold" w:hAnsi="Times New Roman Bold" w:hint="eastAsia"/>
          <w:b/>
          <w:sz w:val="28"/>
          <w:szCs w:val="28"/>
        </w:rPr>
        <w:t>Đ</w:t>
      </w:r>
      <w:r w:rsidRPr="00C866A6">
        <w:rPr>
          <w:rFonts w:ascii="Times New Roman Bold" w:hAnsi="Times New Roman Bold"/>
          <w:b/>
          <w:sz w:val="28"/>
          <w:szCs w:val="28"/>
        </w:rPr>
        <w:t xml:space="preserve">iều </w:t>
      </w:r>
      <w:r w:rsidR="00A26218" w:rsidRPr="00C866A6">
        <w:rPr>
          <w:rFonts w:ascii="Times New Roman Bold" w:hAnsi="Times New Roman Bold"/>
          <w:b/>
          <w:sz w:val="28"/>
          <w:szCs w:val="28"/>
        </w:rPr>
        <w:t xml:space="preserve">7. </w:t>
      </w:r>
      <w:r w:rsidRPr="00C866A6">
        <w:rPr>
          <w:rFonts w:ascii="Times New Roman Bold" w:hAnsi="Times New Roman Bold"/>
          <w:b/>
          <w:sz w:val="28"/>
          <w:szCs w:val="28"/>
        </w:rPr>
        <w:t>Triển khai kế hoạch, ph</w:t>
      </w:r>
      <w:r w:rsidRPr="00C866A6">
        <w:rPr>
          <w:rFonts w:ascii="Times New Roman Bold" w:hAnsi="Times New Roman Bold" w:hint="eastAsia"/>
          <w:b/>
          <w:sz w:val="28"/>
          <w:szCs w:val="28"/>
        </w:rPr>
        <w:t>ươ</w:t>
      </w:r>
      <w:r w:rsidRPr="00C866A6">
        <w:rPr>
          <w:rFonts w:ascii="Times New Roman Bold" w:hAnsi="Times New Roman Bold"/>
          <w:b/>
          <w:sz w:val="28"/>
          <w:szCs w:val="28"/>
        </w:rPr>
        <w:t xml:space="preserve">ng </w:t>
      </w:r>
      <w:r w:rsidRPr="00C866A6">
        <w:rPr>
          <w:rFonts w:ascii="Times New Roman Bold" w:hAnsi="Times New Roman Bold" w:hint="eastAsia"/>
          <w:b/>
          <w:sz w:val="28"/>
          <w:szCs w:val="28"/>
        </w:rPr>
        <w:t>á</w:t>
      </w:r>
      <w:r w:rsidRPr="00C866A6">
        <w:rPr>
          <w:rFonts w:ascii="Times New Roman Bold" w:hAnsi="Times New Roman Bold"/>
          <w:b/>
          <w:sz w:val="28"/>
          <w:szCs w:val="28"/>
        </w:rPr>
        <w:t>n v</w:t>
      </w:r>
      <w:r w:rsidRPr="00C866A6">
        <w:rPr>
          <w:rFonts w:ascii="Times New Roman Bold" w:hAnsi="Times New Roman Bold" w:hint="eastAsia"/>
          <w:b/>
          <w:sz w:val="28"/>
          <w:szCs w:val="28"/>
        </w:rPr>
        <w:t>à</w:t>
      </w:r>
      <w:r w:rsidRPr="00C866A6">
        <w:rPr>
          <w:rFonts w:ascii="Times New Roman Bold" w:hAnsi="Times New Roman Bold"/>
          <w:b/>
          <w:sz w:val="28"/>
          <w:szCs w:val="28"/>
        </w:rPr>
        <w:t xml:space="preserve"> giao nhiệm vụ bảo vệ phi</w:t>
      </w:r>
      <w:r w:rsidRPr="00C866A6">
        <w:rPr>
          <w:rFonts w:ascii="Times New Roman Bold" w:hAnsi="Times New Roman Bold" w:hint="eastAsia"/>
          <w:b/>
          <w:sz w:val="28"/>
          <w:szCs w:val="28"/>
        </w:rPr>
        <w:t>ê</w:t>
      </w:r>
      <w:r w:rsidRPr="00C866A6">
        <w:rPr>
          <w:rFonts w:ascii="Times New Roman Bold" w:hAnsi="Times New Roman Bold"/>
          <w:b/>
          <w:sz w:val="28"/>
          <w:szCs w:val="28"/>
        </w:rPr>
        <w:t xml:space="preserve">n </w:t>
      </w:r>
      <w:r w:rsidR="008A6679" w:rsidRPr="00C866A6">
        <w:rPr>
          <w:rFonts w:ascii="Times New Roman Bold" w:hAnsi="Times New Roman Bold"/>
          <w:b/>
          <w:sz w:val="28"/>
          <w:szCs w:val="28"/>
        </w:rPr>
        <w:t>tòa</w:t>
      </w:r>
      <w:r w:rsidR="009448AB" w:rsidRPr="00C866A6">
        <w:rPr>
          <w:rFonts w:ascii="Times New Roman Bold" w:hAnsi="Times New Roman Bold"/>
          <w:b/>
          <w:sz w:val="28"/>
          <w:szCs w:val="28"/>
        </w:rPr>
        <w:t>, phi</w:t>
      </w:r>
      <w:r w:rsidR="009448AB" w:rsidRPr="00C866A6">
        <w:rPr>
          <w:rFonts w:ascii="Times New Roman Bold" w:hAnsi="Times New Roman Bold" w:hint="eastAsia"/>
          <w:b/>
          <w:sz w:val="28"/>
          <w:szCs w:val="28"/>
        </w:rPr>
        <w:t>ê</w:t>
      </w:r>
      <w:r w:rsidR="009448AB" w:rsidRPr="00C866A6">
        <w:rPr>
          <w:rFonts w:ascii="Times New Roman Bold" w:hAnsi="Times New Roman Bold"/>
          <w:b/>
          <w:sz w:val="28"/>
          <w:szCs w:val="28"/>
        </w:rPr>
        <w:t>n họp</w:t>
      </w:r>
    </w:p>
    <w:p w14:paraId="41F9A47B" w14:textId="7A56418A" w:rsidR="00BB417D" w:rsidRPr="00C866A6" w:rsidRDefault="00BB417D" w:rsidP="00F67D8E">
      <w:pPr>
        <w:widowControl w:val="0"/>
        <w:spacing w:before="120" w:after="120" w:line="340" w:lineRule="exact"/>
        <w:ind w:firstLine="720"/>
        <w:jc w:val="both"/>
        <w:rPr>
          <w:sz w:val="28"/>
          <w:szCs w:val="28"/>
        </w:rPr>
      </w:pPr>
      <w:r w:rsidRPr="00C866A6">
        <w:rPr>
          <w:sz w:val="28"/>
          <w:szCs w:val="28"/>
        </w:rPr>
        <w:t>1. Trước khi thực hiện nhiệm vụ bảo vệ phiên tòa, phiên họp</w:t>
      </w:r>
      <w:r w:rsidRPr="00C866A6">
        <w:rPr>
          <w:sz w:val="28"/>
          <w:szCs w:val="28"/>
          <w:lang w:val="vi-VN"/>
        </w:rPr>
        <w:t xml:space="preserve">, </w:t>
      </w:r>
      <w:del w:id="72" w:author="thu hien p2" w:date="2026-04-09T21:30:00Z">
        <w:r w:rsidRPr="00C866A6" w:rsidDel="00250088">
          <w:rPr>
            <w:sz w:val="28"/>
            <w:szCs w:val="28"/>
            <w:highlight w:val="yellow"/>
            <w:lang w:val="vi-VN"/>
          </w:rPr>
          <w:delText>:</w:delText>
        </w:r>
        <w:r w:rsidRPr="00C866A6" w:rsidDel="00250088">
          <w:rPr>
            <w:sz w:val="28"/>
            <w:szCs w:val="28"/>
            <w:highlight w:val="yellow"/>
          </w:rPr>
          <w:delText xml:space="preserve"> N</w:delText>
        </w:r>
      </w:del>
      <w:r w:rsidR="006621FF" w:rsidRPr="00C866A6">
        <w:rPr>
          <w:sz w:val="28"/>
          <w:szCs w:val="28"/>
          <w:lang w:val="vi-VN"/>
        </w:rPr>
        <w:t>người chỉ huy hoặc cán bộ được giao phụ trách bảo vệ phiên tòa, phiên họp</w:t>
      </w:r>
      <w:r w:rsidRPr="00C866A6">
        <w:rPr>
          <w:sz w:val="28"/>
          <w:szCs w:val="28"/>
        </w:rPr>
        <w:t xml:space="preserve"> phổ biến, quán triệt nội dung kế hoạch, phương án bảo vệ phiên tòa, phiên họp; giao nhiệm vụ cụ thể; kiểm tra công tác chuẩn bị </w:t>
      </w:r>
      <w:r w:rsidR="00072811" w:rsidRPr="00C866A6">
        <w:rPr>
          <w:sz w:val="28"/>
          <w:szCs w:val="28"/>
        </w:rPr>
        <w:t xml:space="preserve">vũ khí, công cụ hỗ trợ, phương tiện, trang thiết bị kỹ thuật nghiệp vụ </w:t>
      </w:r>
      <w:r w:rsidRPr="00C866A6">
        <w:rPr>
          <w:sz w:val="28"/>
          <w:szCs w:val="28"/>
        </w:rPr>
        <w:t xml:space="preserve">của cán bộ, chiến sĩ. Tổ chức thực tập phương án bảo vệ phiên tòa, phiên họp (nếu cần thiết).  </w:t>
      </w:r>
    </w:p>
    <w:p w14:paraId="51E8A6F1" w14:textId="7DDECE9E" w:rsidR="00852E30" w:rsidRPr="00C866A6" w:rsidRDefault="00852E30" w:rsidP="00F67D8E">
      <w:pPr>
        <w:widowControl w:val="0"/>
        <w:spacing w:before="120" w:after="120" w:line="340" w:lineRule="exact"/>
        <w:ind w:firstLine="720"/>
        <w:jc w:val="both"/>
        <w:rPr>
          <w:sz w:val="28"/>
          <w:szCs w:val="28"/>
        </w:rPr>
      </w:pPr>
      <w:r w:rsidRPr="00C866A6">
        <w:rPr>
          <w:sz w:val="28"/>
          <w:szCs w:val="28"/>
        </w:rPr>
        <w:t xml:space="preserve">2. Đối với những phiên </w:t>
      </w:r>
      <w:r w:rsidR="008A6679" w:rsidRPr="00C866A6">
        <w:rPr>
          <w:sz w:val="28"/>
          <w:szCs w:val="28"/>
        </w:rPr>
        <w:t>tòa</w:t>
      </w:r>
      <w:r w:rsidRPr="00C866A6">
        <w:rPr>
          <w:sz w:val="28"/>
          <w:szCs w:val="28"/>
        </w:rPr>
        <w:t xml:space="preserve"> </w:t>
      </w:r>
      <w:r w:rsidR="00C963AA" w:rsidRPr="00C866A6">
        <w:rPr>
          <w:sz w:val="28"/>
          <w:szCs w:val="28"/>
        </w:rPr>
        <w:t xml:space="preserve">xét xử vụ án đặc biệt nghiêm trọng, phức tạp về </w:t>
      </w:r>
      <w:r w:rsidR="00713663" w:rsidRPr="00C866A6">
        <w:rPr>
          <w:sz w:val="28"/>
          <w:szCs w:val="28"/>
        </w:rPr>
        <w:t>an</w:t>
      </w:r>
      <w:r w:rsidR="00713663" w:rsidRPr="00C866A6">
        <w:rPr>
          <w:sz w:val="28"/>
          <w:szCs w:val="28"/>
          <w:lang w:val="vi-VN"/>
        </w:rPr>
        <w:t xml:space="preserve"> </w:t>
      </w:r>
      <w:ins w:id="73" w:author="thu hien p2" w:date="2026-04-09T21:34:00Z">
        <w:r w:rsidR="00650D6D" w:rsidRPr="00C866A6">
          <w:rPr>
            <w:sz w:val="28"/>
            <w:szCs w:val="28"/>
          </w:rPr>
          <w:t>ninh, trật tự</w:t>
        </w:r>
      </w:ins>
      <w:r w:rsidR="00902BDB" w:rsidRPr="00C866A6">
        <w:rPr>
          <w:sz w:val="28"/>
          <w:szCs w:val="28"/>
        </w:rPr>
        <w:t xml:space="preserve">, </w:t>
      </w:r>
      <w:r w:rsidR="0077236E" w:rsidRPr="00C866A6">
        <w:rPr>
          <w:sz w:val="28"/>
          <w:szCs w:val="28"/>
        </w:rPr>
        <w:t>khi</w:t>
      </w:r>
      <w:r w:rsidR="00902BDB" w:rsidRPr="00C866A6">
        <w:rPr>
          <w:sz w:val="28"/>
          <w:szCs w:val="28"/>
        </w:rPr>
        <w:t xml:space="preserve"> </w:t>
      </w:r>
      <w:r w:rsidR="0099674D" w:rsidRPr="00C866A6">
        <w:rPr>
          <w:sz w:val="28"/>
          <w:szCs w:val="28"/>
          <w:lang w:val="vi-VN"/>
        </w:rPr>
        <w:t>thành lập Ban Chỉ đạo</w:t>
      </w:r>
      <w:r w:rsidR="00E171CA" w:rsidRPr="00C866A6">
        <w:rPr>
          <w:sz w:val="28"/>
          <w:szCs w:val="28"/>
        </w:rPr>
        <w:t xml:space="preserve"> bảo vệ phiên tòa</w:t>
      </w:r>
      <w:r w:rsidR="0099674D" w:rsidRPr="00C866A6">
        <w:rPr>
          <w:sz w:val="28"/>
          <w:szCs w:val="28"/>
          <w:lang w:val="vi-VN"/>
        </w:rPr>
        <w:t xml:space="preserve"> phải</w:t>
      </w:r>
      <w:r w:rsidRPr="00C866A6">
        <w:rPr>
          <w:sz w:val="28"/>
          <w:szCs w:val="28"/>
        </w:rPr>
        <w:t xml:space="preserve"> tổ chức họp </w:t>
      </w:r>
      <w:r w:rsidR="00902BDB" w:rsidRPr="00C866A6">
        <w:rPr>
          <w:sz w:val="28"/>
          <w:szCs w:val="28"/>
        </w:rPr>
        <w:t xml:space="preserve">để phân công nhiệm vụ cụ thể cho các lực lượng, sở, ban, ngành chức năng phối hợp thực hiện </w:t>
      </w:r>
      <w:r w:rsidRPr="00C866A6">
        <w:rPr>
          <w:sz w:val="28"/>
          <w:szCs w:val="28"/>
        </w:rPr>
        <w:t>trước khi t</w:t>
      </w:r>
      <w:r w:rsidR="00021C10" w:rsidRPr="00C866A6">
        <w:rPr>
          <w:sz w:val="28"/>
          <w:szCs w:val="28"/>
        </w:rPr>
        <w:t>riển khai kế hoạch bảo vệ</w:t>
      </w:r>
      <w:r w:rsidRPr="00C866A6">
        <w:rPr>
          <w:sz w:val="28"/>
          <w:szCs w:val="28"/>
        </w:rPr>
        <w:t>.</w:t>
      </w:r>
    </w:p>
    <w:p w14:paraId="65593BF2" w14:textId="40F50DA3" w:rsidR="00852E30" w:rsidRPr="00C866A6" w:rsidRDefault="00852E30" w:rsidP="00F67D8E">
      <w:pPr>
        <w:widowControl w:val="0"/>
        <w:spacing w:before="120" w:after="120" w:line="340" w:lineRule="exact"/>
        <w:ind w:firstLine="720"/>
        <w:jc w:val="both"/>
        <w:rPr>
          <w:sz w:val="28"/>
          <w:szCs w:val="28"/>
        </w:rPr>
      </w:pPr>
      <w:r w:rsidRPr="00C866A6">
        <w:rPr>
          <w:sz w:val="28"/>
          <w:szCs w:val="28"/>
        </w:rPr>
        <w:t xml:space="preserve">3. Cán bộ, chiến sĩ thực hiện nhiệm vụ bảo vệ phiên </w:t>
      </w:r>
      <w:r w:rsidR="008A6679" w:rsidRPr="00C866A6">
        <w:rPr>
          <w:sz w:val="28"/>
          <w:szCs w:val="28"/>
        </w:rPr>
        <w:t>tòa</w:t>
      </w:r>
      <w:r w:rsidR="009448AB" w:rsidRPr="00C866A6">
        <w:rPr>
          <w:sz w:val="28"/>
          <w:szCs w:val="28"/>
        </w:rPr>
        <w:t>, phiên họp</w:t>
      </w:r>
      <w:r w:rsidRPr="00C866A6">
        <w:rPr>
          <w:sz w:val="28"/>
          <w:szCs w:val="28"/>
        </w:rPr>
        <w:t xml:space="preserve"> phải nắm vững vị trí, nhiệm vụ được phân công bảo vệ; có mặt tr</w:t>
      </w:r>
      <w:r w:rsidRPr="00C866A6">
        <w:rPr>
          <w:sz w:val="28"/>
          <w:szCs w:val="28"/>
          <w:lang w:val="vi-VN"/>
        </w:rPr>
        <w:t xml:space="preserve">ước giờ khai mạc phiên </w:t>
      </w:r>
      <w:r w:rsidR="008A6679" w:rsidRPr="00C866A6">
        <w:rPr>
          <w:sz w:val="28"/>
          <w:szCs w:val="28"/>
          <w:lang w:val="vi-VN"/>
        </w:rPr>
        <w:t>tòa</w:t>
      </w:r>
      <w:r w:rsidR="009448AB" w:rsidRPr="00C866A6">
        <w:rPr>
          <w:sz w:val="28"/>
          <w:szCs w:val="28"/>
        </w:rPr>
        <w:t>, phiên họp</w:t>
      </w:r>
      <w:r w:rsidRPr="00C866A6">
        <w:rPr>
          <w:sz w:val="28"/>
          <w:szCs w:val="28"/>
        </w:rPr>
        <w:t xml:space="preserve"> ít nhất 30 phút.</w:t>
      </w:r>
    </w:p>
    <w:p w14:paraId="2B5DAF4C" w14:textId="1C078313" w:rsidR="00C13271" w:rsidRPr="00C866A6" w:rsidRDefault="009D3A76" w:rsidP="00F67D8E">
      <w:pPr>
        <w:widowControl w:val="0"/>
        <w:spacing w:before="120" w:after="120" w:line="340" w:lineRule="exact"/>
        <w:ind w:firstLine="720"/>
        <w:jc w:val="both"/>
        <w:rPr>
          <w:b/>
          <w:sz w:val="28"/>
          <w:szCs w:val="28"/>
        </w:rPr>
      </w:pPr>
      <w:r w:rsidRPr="00C866A6">
        <w:rPr>
          <w:b/>
          <w:sz w:val="28"/>
          <w:szCs w:val="28"/>
        </w:rPr>
        <w:t xml:space="preserve">Điều </w:t>
      </w:r>
      <w:r w:rsidR="00A26218" w:rsidRPr="00C866A6">
        <w:rPr>
          <w:b/>
          <w:sz w:val="28"/>
          <w:szCs w:val="28"/>
        </w:rPr>
        <w:t>8</w:t>
      </w:r>
      <w:r w:rsidR="00C13271" w:rsidRPr="00C866A6">
        <w:rPr>
          <w:b/>
          <w:sz w:val="28"/>
          <w:szCs w:val="28"/>
        </w:rPr>
        <w:t xml:space="preserve">. Kiểm tra an ninh phiên </w:t>
      </w:r>
      <w:r w:rsidR="008A6679" w:rsidRPr="00C866A6">
        <w:rPr>
          <w:b/>
          <w:sz w:val="28"/>
          <w:szCs w:val="28"/>
        </w:rPr>
        <w:t>tòa</w:t>
      </w:r>
      <w:r w:rsidR="009448AB" w:rsidRPr="00C866A6">
        <w:rPr>
          <w:b/>
          <w:sz w:val="28"/>
          <w:szCs w:val="28"/>
        </w:rPr>
        <w:t>, phiên họp</w:t>
      </w:r>
    </w:p>
    <w:p w14:paraId="441ABE2A" w14:textId="40F6278E" w:rsidR="00852E30" w:rsidRPr="00C866A6" w:rsidRDefault="00852E30" w:rsidP="00F67D8E">
      <w:pPr>
        <w:widowControl w:val="0"/>
        <w:spacing w:before="120" w:after="120" w:line="340" w:lineRule="exact"/>
        <w:ind w:firstLine="720"/>
        <w:jc w:val="both"/>
        <w:rPr>
          <w:sz w:val="28"/>
          <w:szCs w:val="28"/>
        </w:rPr>
      </w:pPr>
      <w:r w:rsidRPr="00C866A6">
        <w:rPr>
          <w:sz w:val="28"/>
          <w:szCs w:val="28"/>
        </w:rPr>
        <w:t xml:space="preserve">1. Cán bộ, chiến sĩ thực hiện nhiệm vụ bảo vệ phiên </w:t>
      </w:r>
      <w:r w:rsidR="008A6679" w:rsidRPr="00C866A6">
        <w:rPr>
          <w:sz w:val="28"/>
          <w:szCs w:val="28"/>
        </w:rPr>
        <w:t>tòa</w:t>
      </w:r>
      <w:r w:rsidR="009448AB" w:rsidRPr="00C866A6">
        <w:rPr>
          <w:sz w:val="28"/>
          <w:szCs w:val="28"/>
        </w:rPr>
        <w:t>, phiên họp</w:t>
      </w:r>
      <w:r w:rsidRPr="00C866A6">
        <w:rPr>
          <w:sz w:val="28"/>
          <w:szCs w:val="28"/>
        </w:rPr>
        <w:t xml:space="preserve"> có trách nhiệm kiểm tra a</w:t>
      </w:r>
      <w:r w:rsidR="009448AB" w:rsidRPr="00C866A6">
        <w:rPr>
          <w:sz w:val="28"/>
          <w:szCs w:val="28"/>
        </w:rPr>
        <w:t xml:space="preserve">n ninh người tham dự phiên </w:t>
      </w:r>
      <w:r w:rsidR="008A6679" w:rsidRPr="00C866A6">
        <w:rPr>
          <w:sz w:val="28"/>
          <w:szCs w:val="28"/>
        </w:rPr>
        <w:t>tòa</w:t>
      </w:r>
      <w:r w:rsidR="009448AB" w:rsidRPr="00C866A6">
        <w:rPr>
          <w:sz w:val="28"/>
          <w:szCs w:val="28"/>
        </w:rPr>
        <w:t>,</w:t>
      </w:r>
      <w:r w:rsidR="00073E09" w:rsidRPr="00C866A6">
        <w:rPr>
          <w:sz w:val="28"/>
          <w:szCs w:val="28"/>
        </w:rPr>
        <w:t xml:space="preserve"> phiên họp,</w:t>
      </w:r>
      <w:r w:rsidR="00C963AA" w:rsidRPr="00C866A6">
        <w:rPr>
          <w:sz w:val="28"/>
          <w:szCs w:val="28"/>
          <w:lang w:val="vi-VN"/>
        </w:rPr>
        <w:t xml:space="preserve"> </w:t>
      </w:r>
      <w:r w:rsidR="00021C10" w:rsidRPr="00C866A6">
        <w:rPr>
          <w:sz w:val="28"/>
          <w:szCs w:val="28"/>
        </w:rPr>
        <w:t xml:space="preserve">tàu bay không người lái và phương tiện bay khác </w:t>
      </w:r>
      <w:r w:rsidRPr="00C866A6">
        <w:rPr>
          <w:sz w:val="28"/>
          <w:szCs w:val="28"/>
        </w:rPr>
        <w:t>theo quy định của pháp luậ</w:t>
      </w:r>
      <w:r w:rsidR="001F1389" w:rsidRPr="00C866A6">
        <w:rPr>
          <w:sz w:val="28"/>
          <w:szCs w:val="28"/>
        </w:rPr>
        <w:t xml:space="preserve">t; </w:t>
      </w:r>
      <w:r w:rsidRPr="00C866A6">
        <w:rPr>
          <w:sz w:val="28"/>
          <w:szCs w:val="28"/>
        </w:rPr>
        <w:t>kh</w:t>
      </w:r>
      <w:r w:rsidR="00021C10" w:rsidRPr="00C866A6">
        <w:rPr>
          <w:sz w:val="28"/>
          <w:szCs w:val="28"/>
        </w:rPr>
        <w:t>ông</w:t>
      </w:r>
      <w:r w:rsidR="001F1389" w:rsidRPr="00C866A6">
        <w:rPr>
          <w:sz w:val="28"/>
          <w:szCs w:val="28"/>
        </w:rPr>
        <w:t xml:space="preserve"> để người không có</w:t>
      </w:r>
      <w:r w:rsidRPr="00C866A6">
        <w:rPr>
          <w:sz w:val="28"/>
          <w:szCs w:val="28"/>
        </w:rPr>
        <w:t xml:space="preserve"> nhiệm </w:t>
      </w:r>
      <w:r w:rsidR="001F1389" w:rsidRPr="00C866A6">
        <w:rPr>
          <w:sz w:val="28"/>
          <w:szCs w:val="28"/>
        </w:rPr>
        <w:t xml:space="preserve">vụ </w:t>
      </w:r>
      <w:r w:rsidRPr="00C866A6">
        <w:rPr>
          <w:sz w:val="28"/>
          <w:szCs w:val="28"/>
        </w:rPr>
        <w:t>vào phòng xử án, p</w:t>
      </w:r>
      <w:r w:rsidR="001F1389" w:rsidRPr="00C866A6">
        <w:rPr>
          <w:sz w:val="28"/>
          <w:szCs w:val="28"/>
        </w:rPr>
        <w:t>hòng kỹ thuật và khu vực xét xử</w:t>
      </w:r>
      <w:r w:rsidRPr="00C866A6">
        <w:rPr>
          <w:sz w:val="28"/>
          <w:szCs w:val="28"/>
        </w:rPr>
        <w:t xml:space="preserve">. </w:t>
      </w:r>
      <w:r w:rsidR="00591095" w:rsidRPr="00C866A6">
        <w:rPr>
          <w:sz w:val="28"/>
          <w:szCs w:val="28"/>
        </w:rPr>
        <w:t xml:space="preserve"> </w:t>
      </w:r>
    </w:p>
    <w:p w14:paraId="50FE3D01" w14:textId="233FDA2E" w:rsidR="00852E30" w:rsidRPr="00C866A6" w:rsidRDefault="00852E30" w:rsidP="00F67D8E">
      <w:pPr>
        <w:widowControl w:val="0"/>
        <w:spacing w:before="120" w:after="120" w:line="340" w:lineRule="exact"/>
        <w:ind w:firstLine="720"/>
        <w:jc w:val="both"/>
        <w:rPr>
          <w:sz w:val="28"/>
          <w:szCs w:val="28"/>
        </w:rPr>
      </w:pPr>
      <w:r w:rsidRPr="00C866A6">
        <w:rPr>
          <w:sz w:val="28"/>
          <w:szCs w:val="28"/>
        </w:rPr>
        <w:t xml:space="preserve">2. Đối với việc bảo vệ phiên </w:t>
      </w:r>
      <w:r w:rsidR="008A6679" w:rsidRPr="00C866A6">
        <w:rPr>
          <w:sz w:val="28"/>
          <w:szCs w:val="28"/>
        </w:rPr>
        <w:t>tòa</w:t>
      </w:r>
      <w:r w:rsidR="00023006" w:rsidRPr="00C866A6">
        <w:rPr>
          <w:sz w:val="28"/>
          <w:szCs w:val="28"/>
        </w:rPr>
        <w:t xml:space="preserve"> </w:t>
      </w:r>
      <w:r w:rsidRPr="00C866A6">
        <w:rPr>
          <w:sz w:val="28"/>
          <w:szCs w:val="28"/>
        </w:rPr>
        <w:t xml:space="preserve">xét xử các vụ án </w:t>
      </w:r>
      <w:r w:rsidR="00C963AA" w:rsidRPr="00C866A6">
        <w:rPr>
          <w:sz w:val="28"/>
          <w:szCs w:val="28"/>
        </w:rPr>
        <w:t xml:space="preserve">đặc biệt nghiêm trọng, phức tạp về </w:t>
      </w:r>
      <w:del w:id="74" w:author="thu hien p2" w:date="2026-04-09T21:35:00Z">
        <w:r w:rsidR="00CF5266" w:rsidRPr="00C866A6" w:rsidDel="00650D6D">
          <w:rPr>
            <w:sz w:val="28"/>
            <w:szCs w:val="28"/>
          </w:rPr>
          <w:delText>trật tự, an n xã hội</w:delText>
        </w:r>
        <w:r w:rsidR="00C963AA" w:rsidRPr="00C866A6" w:rsidDel="00650D6D">
          <w:rPr>
            <w:sz w:val="28"/>
            <w:szCs w:val="28"/>
          </w:rPr>
          <w:delText xml:space="preserve"> xã </w:delText>
        </w:r>
        <w:r w:rsidR="007E54BB" w:rsidRPr="00C866A6" w:rsidDel="00650D6D">
          <w:rPr>
            <w:sz w:val="28"/>
            <w:szCs w:val="28"/>
          </w:rPr>
          <w:delText>hội</w:delText>
        </w:r>
      </w:del>
      <w:ins w:id="75" w:author="thu hien p2" w:date="2026-04-09T21:35:00Z">
        <w:r w:rsidR="00650D6D" w:rsidRPr="00C866A6">
          <w:rPr>
            <w:sz w:val="28"/>
            <w:szCs w:val="28"/>
          </w:rPr>
          <w:t>an ninh, trật tự</w:t>
        </w:r>
      </w:ins>
      <w:r w:rsidR="007E54BB" w:rsidRPr="00C866A6">
        <w:rPr>
          <w:sz w:val="28"/>
          <w:szCs w:val="28"/>
          <w:lang w:val="vi-VN"/>
        </w:rPr>
        <w:t>: T</w:t>
      </w:r>
      <w:r w:rsidRPr="00C866A6">
        <w:rPr>
          <w:sz w:val="28"/>
          <w:szCs w:val="28"/>
        </w:rPr>
        <w:t>rước khi</w:t>
      </w:r>
      <w:r w:rsidR="007C6440" w:rsidRPr="00C866A6">
        <w:rPr>
          <w:sz w:val="28"/>
          <w:szCs w:val="28"/>
        </w:rPr>
        <w:t xml:space="preserve"> diễn ra</w:t>
      </w:r>
      <w:r w:rsidRPr="00C866A6">
        <w:rPr>
          <w:sz w:val="28"/>
          <w:szCs w:val="28"/>
        </w:rPr>
        <w:t xml:space="preserve"> phiên </w:t>
      </w:r>
      <w:r w:rsidR="008A6679" w:rsidRPr="00C866A6">
        <w:rPr>
          <w:sz w:val="28"/>
          <w:szCs w:val="28"/>
        </w:rPr>
        <w:t>tòa</w:t>
      </w:r>
      <w:r w:rsidR="00023006" w:rsidRPr="00C866A6">
        <w:rPr>
          <w:sz w:val="28"/>
          <w:szCs w:val="28"/>
        </w:rPr>
        <w:t xml:space="preserve"> </w:t>
      </w:r>
      <w:r w:rsidRPr="00C866A6">
        <w:rPr>
          <w:sz w:val="28"/>
          <w:szCs w:val="28"/>
        </w:rPr>
        <w:t>xét xử phải tiến hành rà soát bom mìn, chất nổ, chất cháy, chất phóng xạ, chất độc tại phòng xử án, phòng nghị án và khu vực xét xử.</w:t>
      </w:r>
    </w:p>
    <w:p w14:paraId="447730D8" w14:textId="77777777" w:rsidR="00852E30" w:rsidRPr="00C866A6" w:rsidRDefault="00852E30" w:rsidP="00F67D8E">
      <w:pPr>
        <w:widowControl w:val="0"/>
        <w:spacing w:before="120" w:after="120" w:line="340" w:lineRule="exact"/>
        <w:ind w:firstLine="720"/>
        <w:jc w:val="both"/>
        <w:rPr>
          <w:b/>
          <w:sz w:val="28"/>
          <w:szCs w:val="28"/>
        </w:rPr>
      </w:pPr>
      <w:r w:rsidRPr="00C866A6">
        <w:rPr>
          <w:b/>
          <w:sz w:val="28"/>
          <w:szCs w:val="28"/>
        </w:rPr>
        <w:t xml:space="preserve">Điều </w:t>
      </w:r>
      <w:r w:rsidR="00021C10" w:rsidRPr="00C866A6">
        <w:rPr>
          <w:b/>
          <w:sz w:val="28"/>
          <w:szCs w:val="28"/>
        </w:rPr>
        <w:t>9</w:t>
      </w:r>
      <w:r w:rsidRPr="00C866A6">
        <w:rPr>
          <w:b/>
          <w:sz w:val="28"/>
          <w:szCs w:val="28"/>
        </w:rPr>
        <w:t>. Bảo vệ phòng xử án</w:t>
      </w:r>
      <w:r w:rsidR="009448AB" w:rsidRPr="00C866A6">
        <w:rPr>
          <w:b/>
          <w:sz w:val="28"/>
          <w:szCs w:val="28"/>
        </w:rPr>
        <w:t xml:space="preserve">, phòng họp </w:t>
      </w:r>
    </w:p>
    <w:p w14:paraId="2B99B45F" w14:textId="7EFC0F98" w:rsidR="00852E30" w:rsidRPr="00C866A6" w:rsidRDefault="00852E30" w:rsidP="00F67D8E">
      <w:pPr>
        <w:widowControl w:val="0"/>
        <w:spacing w:before="120" w:after="120" w:line="340" w:lineRule="exact"/>
        <w:ind w:firstLine="720"/>
        <w:jc w:val="both"/>
        <w:rPr>
          <w:sz w:val="28"/>
          <w:szCs w:val="28"/>
        </w:rPr>
      </w:pPr>
      <w:r w:rsidRPr="00C866A6">
        <w:rPr>
          <w:sz w:val="28"/>
          <w:szCs w:val="28"/>
        </w:rPr>
        <w:t xml:space="preserve">1. Cán bộ, chiến sĩ thực hiện nhiệm vụ bảo vệ phiên </w:t>
      </w:r>
      <w:r w:rsidR="008A6679" w:rsidRPr="00C866A6">
        <w:rPr>
          <w:sz w:val="28"/>
          <w:szCs w:val="28"/>
        </w:rPr>
        <w:t>tòa</w:t>
      </w:r>
      <w:r w:rsidR="00023006" w:rsidRPr="00C866A6">
        <w:rPr>
          <w:sz w:val="28"/>
          <w:szCs w:val="28"/>
        </w:rPr>
        <w:t xml:space="preserve"> </w:t>
      </w:r>
      <w:r w:rsidRPr="00C866A6">
        <w:rPr>
          <w:sz w:val="28"/>
          <w:szCs w:val="28"/>
        </w:rPr>
        <w:t>có trách nhiệm:</w:t>
      </w:r>
    </w:p>
    <w:p w14:paraId="42A97B8D" w14:textId="5B0E0C7A" w:rsidR="00852E30" w:rsidRPr="00C866A6" w:rsidRDefault="00852E30" w:rsidP="00F67D8E">
      <w:pPr>
        <w:widowControl w:val="0"/>
        <w:spacing w:before="120" w:after="120" w:line="340" w:lineRule="exact"/>
        <w:ind w:firstLine="720"/>
        <w:jc w:val="both"/>
        <w:rPr>
          <w:sz w:val="28"/>
          <w:szCs w:val="28"/>
        </w:rPr>
      </w:pPr>
      <w:r w:rsidRPr="00C866A6">
        <w:rPr>
          <w:sz w:val="28"/>
          <w:szCs w:val="28"/>
        </w:rPr>
        <w:t xml:space="preserve">a) Yêu cầu người đến dự phiên </w:t>
      </w:r>
      <w:r w:rsidR="008A6679" w:rsidRPr="00C866A6">
        <w:rPr>
          <w:sz w:val="28"/>
          <w:szCs w:val="28"/>
        </w:rPr>
        <w:t>tòa</w:t>
      </w:r>
      <w:r w:rsidR="00C963AA" w:rsidRPr="00C866A6">
        <w:rPr>
          <w:sz w:val="28"/>
          <w:szCs w:val="28"/>
          <w:lang w:val="vi-VN"/>
        </w:rPr>
        <w:t xml:space="preserve"> </w:t>
      </w:r>
      <w:r w:rsidRPr="00C866A6">
        <w:rPr>
          <w:sz w:val="28"/>
          <w:szCs w:val="28"/>
        </w:rPr>
        <w:t xml:space="preserve">ngồi đúng vị trí quy định, giám sát chặt chẽ mọi hành vi của bị cáo, bị hại, nguyên đơn dân sự, bị đơn dân sự, người có quyền lợi, nghĩa vụ liên quan đến vụ án, người tham dự phiên </w:t>
      </w:r>
      <w:r w:rsidR="008A6679" w:rsidRPr="00C866A6">
        <w:rPr>
          <w:sz w:val="28"/>
          <w:szCs w:val="28"/>
        </w:rPr>
        <w:t>tòa</w:t>
      </w:r>
      <w:r w:rsidRPr="00C866A6">
        <w:rPr>
          <w:sz w:val="28"/>
          <w:szCs w:val="28"/>
        </w:rPr>
        <w:t>;</w:t>
      </w:r>
    </w:p>
    <w:p w14:paraId="7AF59E4B" w14:textId="4C2A3AFB" w:rsidR="00852E30" w:rsidRPr="00C866A6" w:rsidRDefault="00852E30" w:rsidP="00F67D8E">
      <w:pPr>
        <w:widowControl w:val="0"/>
        <w:spacing w:before="120" w:after="120" w:line="340" w:lineRule="exact"/>
        <w:ind w:firstLine="720"/>
        <w:jc w:val="both"/>
        <w:rPr>
          <w:sz w:val="28"/>
          <w:szCs w:val="28"/>
        </w:rPr>
      </w:pPr>
      <w:r w:rsidRPr="00C866A6">
        <w:rPr>
          <w:sz w:val="28"/>
          <w:szCs w:val="28"/>
        </w:rPr>
        <w:t>b) Chấn chỉnh người vi phạm nội quy</w:t>
      </w:r>
      <w:r w:rsidR="00021C10" w:rsidRPr="00C866A6">
        <w:rPr>
          <w:sz w:val="28"/>
          <w:szCs w:val="28"/>
        </w:rPr>
        <w:t xml:space="preserve"> phiên </w:t>
      </w:r>
      <w:r w:rsidR="008A6679" w:rsidRPr="00C866A6">
        <w:rPr>
          <w:sz w:val="28"/>
          <w:szCs w:val="28"/>
        </w:rPr>
        <w:t>tòa</w:t>
      </w:r>
      <w:r w:rsidRPr="00C866A6">
        <w:rPr>
          <w:sz w:val="28"/>
          <w:szCs w:val="28"/>
        </w:rPr>
        <w:t xml:space="preserve">, không để xảy ra mất </w:t>
      </w:r>
      <w:r w:rsidR="00CF5266" w:rsidRPr="00C866A6">
        <w:rPr>
          <w:sz w:val="28"/>
          <w:szCs w:val="28"/>
        </w:rPr>
        <w:t xml:space="preserve">trật tự, </w:t>
      </w:r>
      <w:r w:rsidR="00C806C9" w:rsidRPr="00C866A6">
        <w:rPr>
          <w:sz w:val="28"/>
          <w:szCs w:val="28"/>
        </w:rPr>
        <w:t>an toàn</w:t>
      </w:r>
      <w:r w:rsidR="00CF5266" w:rsidRPr="00C866A6">
        <w:rPr>
          <w:sz w:val="28"/>
          <w:szCs w:val="28"/>
        </w:rPr>
        <w:t xml:space="preserve"> xã hội</w:t>
      </w:r>
      <w:r w:rsidRPr="00C866A6">
        <w:rPr>
          <w:sz w:val="28"/>
          <w:szCs w:val="28"/>
        </w:rPr>
        <w:t>; gây rối, đe dọa, tấn công Hội đồng xét xử, hủ</w:t>
      </w:r>
      <w:r w:rsidR="00232496" w:rsidRPr="00C866A6">
        <w:rPr>
          <w:sz w:val="28"/>
          <w:szCs w:val="28"/>
        </w:rPr>
        <w:t>y hoại tài sản, hồ sơ, chứng cứ</w:t>
      </w:r>
      <w:r w:rsidR="008D0F7C" w:rsidRPr="00C866A6">
        <w:rPr>
          <w:sz w:val="28"/>
          <w:szCs w:val="28"/>
        </w:rPr>
        <w:t>,</w:t>
      </w:r>
      <w:r w:rsidR="00CF5266" w:rsidRPr="00C866A6">
        <w:rPr>
          <w:sz w:val="28"/>
          <w:szCs w:val="28"/>
          <w:lang w:val="vi-VN"/>
        </w:rPr>
        <w:t xml:space="preserve"> </w:t>
      </w:r>
      <w:r w:rsidR="008D0F7C" w:rsidRPr="00C866A6">
        <w:rPr>
          <w:sz w:val="28"/>
          <w:szCs w:val="28"/>
        </w:rPr>
        <w:t xml:space="preserve">tài liệu, </w:t>
      </w:r>
      <w:r w:rsidRPr="00C866A6">
        <w:rPr>
          <w:sz w:val="28"/>
          <w:szCs w:val="28"/>
        </w:rPr>
        <w:t>đồ vật của vụ án, phương tiện</w:t>
      </w:r>
      <w:r w:rsidR="00FB1455" w:rsidRPr="00C866A6">
        <w:rPr>
          <w:sz w:val="28"/>
          <w:szCs w:val="28"/>
        </w:rPr>
        <w:t>,</w:t>
      </w:r>
      <w:r w:rsidRPr="00C866A6">
        <w:rPr>
          <w:sz w:val="28"/>
          <w:szCs w:val="28"/>
        </w:rPr>
        <w:t xml:space="preserve"> trang thiết bị kỹ thuật </w:t>
      </w:r>
      <w:r w:rsidRPr="00C866A6">
        <w:rPr>
          <w:sz w:val="28"/>
          <w:szCs w:val="28"/>
        </w:rPr>
        <w:lastRenderedPageBreak/>
        <w:t>phục vụ xét xử;</w:t>
      </w:r>
    </w:p>
    <w:p w14:paraId="3BC6ADCA" w14:textId="20E6848A" w:rsidR="00852E30" w:rsidRPr="00C866A6" w:rsidRDefault="00852E30" w:rsidP="00F67D8E">
      <w:pPr>
        <w:widowControl w:val="0"/>
        <w:spacing w:before="120" w:after="120" w:line="340" w:lineRule="exact"/>
        <w:ind w:firstLine="720"/>
        <w:jc w:val="both"/>
        <w:rPr>
          <w:sz w:val="28"/>
          <w:szCs w:val="28"/>
        </w:rPr>
      </w:pPr>
      <w:r w:rsidRPr="00C866A6">
        <w:rPr>
          <w:sz w:val="28"/>
          <w:szCs w:val="28"/>
        </w:rPr>
        <w:t xml:space="preserve">c) Thi hành quyết định của Chủ tọa phiên </w:t>
      </w:r>
      <w:r w:rsidR="008A6679" w:rsidRPr="00C866A6">
        <w:rPr>
          <w:sz w:val="28"/>
          <w:szCs w:val="28"/>
        </w:rPr>
        <w:t>tòa</w:t>
      </w:r>
      <w:r w:rsidRPr="00C866A6">
        <w:rPr>
          <w:sz w:val="28"/>
          <w:szCs w:val="28"/>
        </w:rPr>
        <w:t>,</w:t>
      </w:r>
      <w:r w:rsidR="00A14AEF" w:rsidRPr="00C866A6">
        <w:rPr>
          <w:sz w:val="28"/>
          <w:szCs w:val="28"/>
          <w:lang w:val="vi-VN"/>
        </w:rPr>
        <w:t xml:space="preserve"> </w:t>
      </w:r>
      <w:r w:rsidRPr="00C866A6">
        <w:rPr>
          <w:sz w:val="28"/>
          <w:szCs w:val="28"/>
        </w:rPr>
        <w:t>Hội đồng xét xử về việc buộc người vi phạm rời khỏi phòng xử án,</w:t>
      </w:r>
      <w:r w:rsidR="00A14AEF" w:rsidRPr="00C866A6">
        <w:rPr>
          <w:sz w:val="28"/>
          <w:szCs w:val="28"/>
          <w:lang w:val="vi-VN"/>
        </w:rPr>
        <w:t xml:space="preserve"> </w:t>
      </w:r>
      <w:r w:rsidRPr="00C866A6">
        <w:rPr>
          <w:sz w:val="28"/>
          <w:szCs w:val="28"/>
        </w:rPr>
        <w:t xml:space="preserve">khu vực xét xử; tạm giữ người gây rối trật tự phiên </w:t>
      </w:r>
      <w:r w:rsidR="008A6679" w:rsidRPr="00C866A6">
        <w:rPr>
          <w:sz w:val="28"/>
          <w:szCs w:val="28"/>
        </w:rPr>
        <w:t>tòa</w:t>
      </w:r>
      <w:r w:rsidR="00023006" w:rsidRPr="00C866A6">
        <w:rPr>
          <w:sz w:val="28"/>
          <w:szCs w:val="28"/>
        </w:rPr>
        <w:t xml:space="preserve"> </w:t>
      </w:r>
      <w:r w:rsidRPr="00C866A6">
        <w:rPr>
          <w:sz w:val="28"/>
          <w:szCs w:val="28"/>
        </w:rPr>
        <w:t>hoặc quyết định khác theo quy định của pháp luật;</w:t>
      </w:r>
    </w:p>
    <w:p w14:paraId="5005F2AD" w14:textId="56C4F7A1" w:rsidR="00852E30" w:rsidRPr="00C866A6" w:rsidRDefault="00852E30" w:rsidP="00F67D8E">
      <w:pPr>
        <w:widowControl w:val="0"/>
        <w:spacing w:before="120" w:after="120" w:line="340" w:lineRule="exact"/>
        <w:ind w:firstLine="720"/>
        <w:jc w:val="both"/>
        <w:rPr>
          <w:spacing w:val="2"/>
          <w:sz w:val="28"/>
          <w:szCs w:val="28"/>
        </w:rPr>
      </w:pPr>
      <w:r w:rsidRPr="00C866A6">
        <w:rPr>
          <w:spacing w:val="2"/>
          <w:sz w:val="28"/>
          <w:szCs w:val="28"/>
        </w:rPr>
        <w:t>d) Ngăn chặn ngay các hành vi vi phạm pháp luật</w:t>
      </w:r>
      <w:r w:rsidRPr="00C866A6">
        <w:rPr>
          <w:i/>
          <w:spacing w:val="2"/>
          <w:sz w:val="28"/>
          <w:szCs w:val="28"/>
        </w:rPr>
        <w:t>,</w:t>
      </w:r>
      <w:r w:rsidR="00785C77" w:rsidRPr="00C866A6">
        <w:rPr>
          <w:spacing w:val="2"/>
          <w:sz w:val="28"/>
          <w:szCs w:val="28"/>
        </w:rPr>
        <w:t xml:space="preserve"> vi phạm n</w:t>
      </w:r>
      <w:r w:rsidR="00715DB7" w:rsidRPr="00C866A6">
        <w:rPr>
          <w:spacing w:val="2"/>
          <w:sz w:val="28"/>
          <w:szCs w:val="28"/>
        </w:rPr>
        <w:t xml:space="preserve">ội quy phiên </w:t>
      </w:r>
      <w:r w:rsidR="008A6679" w:rsidRPr="00C866A6">
        <w:rPr>
          <w:spacing w:val="2"/>
          <w:sz w:val="28"/>
          <w:szCs w:val="28"/>
        </w:rPr>
        <w:t>tòa</w:t>
      </w:r>
      <w:r w:rsidRPr="00C866A6">
        <w:rPr>
          <w:spacing w:val="2"/>
          <w:sz w:val="28"/>
          <w:szCs w:val="28"/>
        </w:rPr>
        <w:t xml:space="preserve">, gây rối trật tự khi Chủ tọa phiên </w:t>
      </w:r>
      <w:r w:rsidR="008A6679" w:rsidRPr="00C866A6">
        <w:rPr>
          <w:spacing w:val="2"/>
          <w:sz w:val="28"/>
          <w:szCs w:val="28"/>
        </w:rPr>
        <w:t>tòa</w:t>
      </w:r>
      <w:r w:rsidR="007E54BB" w:rsidRPr="00C866A6">
        <w:rPr>
          <w:spacing w:val="2"/>
          <w:sz w:val="28"/>
          <w:szCs w:val="28"/>
          <w:lang w:val="vi-VN"/>
        </w:rPr>
        <w:t xml:space="preserve"> </w:t>
      </w:r>
      <w:r w:rsidR="00785C77" w:rsidRPr="00C866A6">
        <w:rPr>
          <w:spacing w:val="2"/>
          <w:sz w:val="28"/>
          <w:szCs w:val="28"/>
        </w:rPr>
        <w:t>chưa phát hiện</w:t>
      </w:r>
      <w:r w:rsidRPr="00C866A6">
        <w:rPr>
          <w:spacing w:val="2"/>
          <w:sz w:val="28"/>
          <w:szCs w:val="28"/>
        </w:rPr>
        <w:t xml:space="preserve"> hoặc chưa kịp thời xử lý;</w:t>
      </w:r>
    </w:p>
    <w:p w14:paraId="0F3BBDF4" w14:textId="5A659166" w:rsidR="00852E30" w:rsidRPr="00C866A6" w:rsidRDefault="00852E30" w:rsidP="00F67D8E">
      <w:pPr>
        <w:widowControl w:val="0"/>
        <w:spacing w:before="120" w:after="120" w:line="340" w:lineRule="exact"/>
        <w:ind w:firstLine="720"/>
        <w:jc w:val="both"/>
        <w:rPr>
          <w:strike/>
          <w:sz w:val="28"/>
          <w:szCs w:val="28"/>
        </w:rPr>
      </w:pPr>
      <w:r w:rsidRPr="00C866A6">
        <w:rPr>
          <w:sz w:val="28"/>
          <w:szCs w:val="28"/>
        </w:rPr>
        <w:t>đ) Phối hợp với lực lượng áp giải quản lý,</w:t>
      </w:r>
      <w:r w:rsidR="00AD6711" w:rsidRPr="00C866A6">
        <w:rPr>
          <w:sz w:val="28"/>
          <w:szCs w:val="28"/>
        </w:rPr>
        <w:t xml:space="preserve"> giám sát chặt chẽ, không để</w:t>
      </w:r>
      <w:r w:rsidRPr="00C866A6">
        <w:rPr>
          <w:sz w:val="28"/>
          <w:szCs w:val="28"/>
        </w:rPr>
        <w:t xml:space="preserve"> bị cáo có hành vi tự sát, thông </w:t>
      </w:r>
      <w:r w:rsidR="005701CC" w:rsidRPr="00C866A6">
        <w:rPr>
          <w:sz w:val="28"/>
          <w:szCs w:val="28"/>
        </w:rPr>
        <w:t>cung</w:t>
      </w:r>
      <w:r w:rsidR="005701CC" w:rsidRPr="00C866A6">
        <w:rPr>
          <w:sz w:val="28"/>
          <w:szCs w:val="28"/>
          <w:lang w:val="vi-VN"/>
        </w:rPr>
        <w:t>,</w:t>
      </w:r>
      <w:r w:rsidRPr="00C866A6">
        <w:rPr>
          <w:sz w:val="28"/>
          <w:szCs w:val="28"/>
        </w:rPr>
        <w:t xml:space="preserve"> tấn công Hội đồng xét xử, cán bộ, chiến sĩ bảo vệ phiên </w:t>
      </w:r>
      <w:r w:rsidR="008A6679" w:rsidRPr="00C866A6">
        <w:rPr>
          <w:sz w:val="28"/>
          <w:szCs w:val="28"/>
        </w:rPr>
        <w:t>tòa</w:t>
      </w:r>
      <w:r w:rsidR="00715DB7" w:rsidRPr="00C866A6">
        <w:rPr>
          <w:sz w:val="28"/>
          <w:szCs w:val="28"/>
        </w:rPr>
        <w:t xml:space="preserve"> </w:t>
      </w:r>
      <w:r w:rsidRPr="00C866A6">
        <w:rPr>
          <w:sz w:val="28"/>
          <w:szCs w:val="28"/>
        </w:rPr>
        <w:t xml:space="preserve">và những người tham dự phiên </w:t>
      </w:r>
      <w:r w:rsidR="008A6679" w:rsidRPr="00C866A6">
        <w:rPr>
          <w:sz w:val="28"/>
          <w:szCs w:val="28"/>
        </w:rPr>
        <w:t>tòa</w:t>
      </w:r>
      <w:r w:rsidR="003E4282" w:rsidRPr="00C866A6">
        <w:rPr>
          <w:sz w:val="28"/>
          <w:szCs w:val="28"/>
        </w:rPr>
        <w:t>;</w:t>
      </w:r>
    </w:p>
    <w:p w14:paraId="01F2EAB9" w14:textId="658C1491" w:rsidR="00852E30" w:rsidRPr="00C866A6" w:rsidRDefault="001F1389" w:rsidP="00F67D8E">
      <w:pPr>
        <w:widowControl w:val="0"/>
        <w:spacing w:before="120" w:after="120" w:line="340" w:lineRule="exact"/>
        <w:ind w:firstLine="720"/>
        <w:jc w:val="both"/>
        <w:rPr>
          <w:sz w:val="28"/>
          <w:szCs w:val="28"/>
        </w:rPr>
      </w:pPr>
      <w:r w:rsidRPr="00C866A6">
        <w:rPr>
          <w:sz w:val="28"/>
          <w:szCs w:val="28"/>
        </w:rPr>
        <w:t xml:space="preserve">e) </w:t>
      </w:r>
      <w:r w:rsidR="00852E30" w:rsidRPr="00C866A6">
        <w:rPr>
          <w:sz w:val="28"/>
          <w:szCs w:val="28"/>
        </w:rPr>
        <w:t>Căn cứ vào tình hình thực tế, c</w:t>
      </w:r>
      <w:r w:rsidR="00852E30" w:rsidRPr="00C866A6">
        <w:rPr>
          <w:sz w:val="28"/>
          <w:szCs w:val="28"/>
          <w:lang w:val="vi-VN"/>
        </w:rPr>
        <w:t xml:space="preserve">hỉ huy bảo vệ phiên </w:t>
      </w:r>
      <w:r w:rsidR="008A6679" w:rsidRPr="00C866A6">
        <w:rPr>
          <w:sz w:val="28"/>
          <w:szCs w:val="28"/>
          <w:lang w:val="vi-VN"/>
        </w:rPr>
        <w:t>tòa</w:t>
      </w:r>
      <w:r w:rsidR="00232496" w:rsidRPr="00C866A6">
        <w:rPr>
          <w:sz w:val="28"/>
          <w:szCs w:val="28"/>
        </w:rPr>
        <w:t xml:space="preserve"> </w:t>
      </w:r>
      <w:r w:rsidR="00405BBE" w:rsidRPr="00C866A6">
        <w:rPr>
          <w:sz w:val="28"/>
          <w:szCs w:val="28"/>
        </w:rPr>
        <w:t xml:space="preserve">hoặc cán bộ được giao nhiệm vụ bảo vệ phiên </w:t>
      </w:r>
      <w:r w:rsidR="008A6679" w:rsidRPr="00C866A6">
        <w:rPr>
          <w:sz w:val="28"/>
          <w:szCs w:val="28"/>
        </w:rPr>
        <w:t>tòa</w:t>
      </w:r>
      <w:r w:rsidR="00A14AEF" w:rsidRPr="00C866A6">
        <w:rPr>
          <w:sz w:val="28"/>
          <w:szCs w:val="28"/>
          <w:lang w:val="vi-VN"/>
        </w:rPr>
        <w:t xml:space="preserve"> </w:t>
      </w:r>
      <w:r w:rsidR="009448AB" w:rsidRPr="00C866A6">
        <w:rPr>
          <w:sz w:val="28"/>
          <w:szCs w:val="28"/>
        </w:rPr>
        <w:t>báo</w:t>
      </w:r>
      <w:r w:rsidR="00CF5266" w:rsidRPr="00C866A6">
        <w:rPr>
          <w:sz w:val="28"/>
          <w:szCs w:val="28"/>
          <w:lang w:val="vi-VN"/>
        </w:rPr>
        <w:t xml:space="preserve"> </w:t>
      </w:r>
      <w:r w:rsidR="00852E30" w:rsidRPr="00C866A6">
        <w:rPr>
          <w:sz w:val="28"/>
          <w:szCs w:val="28"/>
        </w:rPr>
        <w:t xml:space="preserve">cáo Chủ tọa phiên </w:t>
      </w:r>
      <w:r w:rsidR="008A6679" w:rsidRPr="00C866A6">
        <w:rPr>
          <w:sz w:val="28"/>
          <w:szCs w:val="28"/>
        </w:rPr>
        <w:t>tòa</w:t>
      </w:r>
      <w:r w:rsidR="00023006" w:rsidRPr="00C866A6">
        <w:rPr>
          <w:sz w:val="28"/>
          <w:szCs w:val="28"/>
        </w:rPr>
        <w:t xml:space="preserve"> </w:t>
      </w:r>
      <w:r w:rsidR="00852E30" w:rsidRPr="00C866A6">
        <w:rPr>
          <w:sz w:val="28"/>
          <w:szCs w:val="28"/>
        </w:rPr>
        <w:t xml:space="preserve">hạn chế số lượng người vào phòng xử án </w:t>
      </w:r>
      <w:r w:rsidR="00CF5266" w:rsidRPr="00C866A6">
        <w:rPr>
          <w:sz w:val="28"/>
          <w:szCs w:val="28"/>
          <w:lang w:val="vi-VN"/>
        </w:rPr>
        <w:t>(</w:t>
      </w:r>
      <w:r w:rsidR="00852E30" w:rsidRPr="00C866A6">
        <w:rPr>
          <w:sz w:val="28"/>
          <w:szCs w:val="28"/>
        </w:rPr>
        <w:t xml:space="preserve">nếu cần </w:t>
      </w:r>
      <w:r w:rsidR="00CF5266" w:rsidRPr="00C866A6">
        <w:rPr>
          <w:sz w:val="28"/>
          <w:szCs w:val="28"/>
        </w:rPr>
        <w:t>thiết</w:t>
      </w:r>
      <w:r w:rsidR="00CF5266" w:rsidRPr="00C866A6">
        <w:rPr>
          <w:sz w:val="28"/>
          <w:szCs w:val="28"/>
          <w:lang w:val="vi-VN"/>
        </w:rPr>
        <w:t>)</w:t>
      </w:r>
      <w:r w:rsidR="00852E30" w:rsidRPr="00C866A6">
        <w:rPr>
          <w:sz w:val="28"/>
          <w:szCs w:val="28"/>
        </w:rPr>
        <w:t>.</w:t>
      </w:r>
    </w:p>
    <w:p w14:paraId="5F236DB5" w14:textId="17F79D93" w:rsidR="001F1389" w:rsidRPr="00C866A6" w:rsidRDefault="001F1389" w:rsidP="00F67D8E">
      <w:pPr>
        <w:widowControl w:val="0"/>
        <w:spacing w:before="120" w:after="120" w:line="340" w:lineRule="exact"/>
        <w:ind w:firstLine="720"/>
        <w:jc w:val="both"/>
        <w:rPr>
          <w:sz w:val="28"/>
          <w:szCs w:val="28"/>
        </w:rPr>
      </w:pPr>
      <w:r w:rsidRPr="00C866A6">
        <w:rPr>
          <w:sz w:val="28"/>
          <w:szCs w:val="28"/>
        </w:rPr>
        <w:t>2. Cán bộ, chiến sĩ thực hiện nhiệm vụ bảo vệ phiên họp có trách nhiệm đề nghị mọi người tham dự phiên họp ch</w:t>
      </w:r>
      <w:r w:rsidR="00715DB7" w:rsidRPr="00C866A6">
        <w:rPr>
          <w:sz w:val="28"/>
          <w:szCs w:val="28"/>
        </w:rPr>
        <w:t xml:space="preserve">ấp hành nghiêm nội quy </w:t>
      </w:r>
      <w:r w:rsidR="009A6D67" w:rsidRPr="00C866A6">
        <w:rPr>
          <w:sz w:val="28"/>
          <w:szCs w:val="28"/>
          <w:lang w:val="vi-VN"/>
        </w:rPr>
        <w:t>phiên họp</w:t>
      </w:r>
      <w:r w:rsidR="00715DB7" w:rsidRPr="00C866A6">
        <w:rPr>
          <w:sz w:val="28"/>
          <w:szCs w:val="28"/>
        </w:rPr>
        <w:t>;</w:t>
      </w:r>
      <w:r w:rsidRPr="00C866A6">
        <w:rPr>
          <w:sz w:val="28"/>
          <w:szCs w:val="28"/>
        </w:rPr>
        <w:t xml:space="preserve"> bảo đảm </w:t>
      </w:r>
      <w:r w:rsidR="00CF5266" w:rsidRPr="00C866A6">
        <w:rPr>
          <w:sz w:val="28"/>
          <w:szCs w:val="28"/>
        </w:rPr>
        <w:t xml:space="preserve">trật tự, </w:t>
      </w:r>
      <w:r w:rsidR="00C806C9" w:rsidRPr="00C866A6">
        <w:rPr>
          <w:sz w:val="28"/>
          <w:szCs w:val="28"/>
        </w:rPr>
        <w:t>an toàn</w:t>
      </w:r>
      <w:r w:rsidR="00CF5266" w:rsidRPr="00C866A6">
        <w:rPr>
          <w:sz w:val="28"/>
          <w:szCs w:val="28"/>
        </w:rPr>
        <w:t xml:space="preserve"> xã hội</w:t>
      </w:r>
      <w:r w:rsidR="0006608C" w:rsidRPr="00C866A6">
        <w:rPr>
          <w:sz w:val="28"/>
          <w:szCs w:val="28"/>
          <w:lang w:val="vi-VN"/>
        </w:rPr>
        <w:t xml:space="preserve"> </w:t>
      </w:r>
      <w:r w:rsidR="00650B58" w:rsidRPr="00C866A6">
        <w:rPr>
          <w:sz w:val="28"/>
          <w:szCs w:val="28"/>
        </w:rPr>
        <w:t>phiên họp.</w:t>
      </w:r>
    </w:p>
    <w:p w14:paraId="6D34A2ED" w14:textId="77777777" w:rsidR="00F52F2D" w:rsidRPr="00C866A6" w:rsidRDefault="00F52F2D" w:rsidP="00F67D8E">
      <w:pPr>
        <w:widowControl w:val="0"/>
        <w:spacing w:before="120" w:after="120" w:line="340" w:lineRule="exact"/>
        <w:ind w:firstLine="720"/>
        <w:jc w:val="both"/>
        <w:rPr>
          <w:b/>
          <w:sz w:val="28"/>
          <w:szCs w:val="28"/>
        </w:rPr>
      </w:pPr>
      <w:r w:rsidRPr="00C866A6">
        <w:rPr>
          <w:b/>
          <w:sz w:val="28"/>
          <w:szCs w:val="28"/>
        </w:rPr>
        <w:t>Điều 1</w:t>
      </w:r>
      <w:r w:rsidR="00715DB7" w:rsidRPr="00C866A6">
        <w:rPr>
          <w:b/>
          <w:sz w:val="28"/>
          <w:szCs w:val="28"/>
        </w:rPr>
        <w:t>0</w:t>
      </w:r>
      <w:r w:rsidRPr="00C866A6">
        <w:rPr>
          <w:b/>
          <w:sz w:val="28"/>
          <w:szCs w:val="28"/>
        </w:rPr>
        <w:t>. Bảo vệ ngoài phòng xử án</w:t>
      </w:r>
    </w:p>
    <w:p w14:paraId="175B5DB4" w14:textId="4478F90D" w:rsidR="00852E30" w:rsidRPr="00C866A6" w:rsidRDefault="00852E30" w:rsidP="00F67D8E">
      <w:pPr>
        <w:widowControl w:val="0"/>
        <w:spacing w:before="120" w:after="120" w:line="340" w:lineRule="exact"/>
        <w:ind w:firstLine="720"/>
        <w:jc w:val="both"/>
        <w:rPr>
          <w:sz w:val="28"/>
          <w:szCs w:val="28"/>
        </w:rPr>
      </w:pPr>
      <w:r w:rsidRPr="00C866A6">
        <w:rPr>
          <w:sz w:val="28"/>
          <w:szCs w:val="28"/>
        </w:rPr>
        <w:t xml:space="preserve">1. Cán bộ, chiến sĩ thực hiện nhiệm vụ bảo vệ ngoài phòng xử án thường xuyên tuần tra, kiểm soát, giám sát chặt chẽ các điểm chốt, giữa các khu vực ra vào phòng xử án, khu </w:t>
      </w:r>
      <w:r w:rsidR="00293726" w:rsidRPr="00C866A6">
        <w:rPr>
          <w:sz w:val="28"/>
          <w:szCs w:val="28"/>
        </w:rPr>
        <w:t xml:space="preserve">vực cách ly, địa điểm tập kết </w:t>
      </w:r>
      <w:r w:rsidRPr="00C866A6">
        <w:rPr>
          <w:sz w:val="28"/>
          <w:szCs w:val="28"/>
        </w:rPr>
        <w:t xml:space="preserve">phương tiện giao thông, </w:t>
      </w:r>
      <w:r w:rsidR="00715DB7" w:rsidRPr="00C866A6">
        <w:rPr>
          <w:sz w:val="28"/>
          <w:szCs w:val="28"/>
        </w:rPr>
        <w:t>tàu bay không người lái và phương tiện bay khác</w:t>
      </w:r>
      <w:r w:rsidRPr="00C866A6">
        <w:rPr>
          <w:sz w:val="28"/>
          <w:szCs w:val="28"/>
        </w:rPr>
        <w:t>, kịp thời phát hiện và ngăn chặn các hành vi cản trở, chống người thi hành công vụ, tấn công cán bộ áp giải hoặc đánh tháo bị cáo.</w:t>
      </w:r>
    </w:p>
    <w:p w14:paraId="272682C2" w14:textId="4E3F930F" w:rsidR="00852E30" w:rsidRPr="00C866A6" w:rsidRDefault="00852E30" w:rsidP="00F67D8E">
      <w:pPr>
        <w:widowControl w:val="0"/>
        <w:spacing w:before="120" w:after="120" w:line="340" w:lineRule="exact"/>
        <w:ind w:firstLine="720"/>
        <w:jc w:val="both"/>
        <w:rPr>
          <w:sz w:val="28"/>
          <w:szCs w:val="28"/>
        </w:rPr>
      </w:pPr>
      <w:r w:rsidRPr="00C866A6">
        <w:rPr>
          <w:sz w:val="28"/>
          <w:szCs w:val="28"/>
        </w:rPr>
        <w:t>2. Phối hợp với các lực l</w:t>
      </w:r>
      <w:r w:rsidRPr="00C866A6">
        <w:rPr>
          <w:sz w:val="28"/>
          <w:szCs w:val="28"/>
          <w:lang w:val="vi-VN"/>
        </w:rPr>
        <w:t xml:space="preserve">ượng khác không để xảy ra mất </w:t>
      </w:r>
      <w:r w:rsidR="00CF5266" w:rsidRPr="00C866A6">
        <w:rPr>
          <w:sz w:val="28"/>
          <w:szCs w:val="28"/>
          <w:lang w:val="vi-VN"/>
        </w:rPr>
        <w:t xml:space="preserve">trật tự, </w:t>
      </w:r>
      <w:r w:rsidR="00C806C9" w:rsidRPr="00C866A6">
        <w:rPr>
          <w:sz w:val="28"/>
          <w:szCs w:val="28"/>
          <w:lang w:val="vi-VN"/>
        </w:rPr>
        <w:t>an toàn</w:t>
      </w:r>
      <w:r w:rsidR="00CF5266" w:rsidRPr="00C866A6">
        <w:rPr>
          <w:sz w:val="28"/>
          <w:szCs w:val="28"/>
          <w:lang w:val="vi-VN"/>
        </w:rPr>
        <w:t xml:space="preserve"> xã hội </w:t>
      </w:r>
      <w:r w:rsidRPr="00C866A6">
        <w:rPr>
          <w:sz w:val="28"/>
          <w:szCs w:val="28"/>
          <w:lang w:val="vi-VN"/>
        </w:rPr>
        <w:t>khu vực ngoài ph</w:t>
      </w:r>
      <w:r w:rsidRPr="00C866A6">
        <w:rPr>
          <w:sz w:val="28"/>
          <w:szCs w:val="28"/>
        </w:rPr>
        <w:t>òng xử án</w:t>
      </w:r>
      <w:r w:rsidRPr="00C866A6">
        <w:rPr>
          <w:sz w:val="28"/>
          <w:szCs w:val="28"/>
          <w:lang w:val="vi-VN"/>
        </w:rPr>
        <w:t>, bố trí lối đi dự ph</w:t>
      </w:r>
      <w:r w:rsidRPr="00C866A6">
        <w:rPr>
          <w:sz w:val="28"/>
          <w:szCs w:val="28"/>
        </w:rPr>
        <w:t>òng trong tr</w:t>
      </w:r>
      <w:r w:rsidRPr="00C866A6">
        <w:rPr>
          <w:sz w:val="28"/>
          <w:szCs w:val="28"/>
          <w:lang w:val="vi-VN"/>
        </w:rPr>
        <w:t xml:space="preserve">ường hợp cần thiết để </w:t>
      </w:r>
      <w:r w:rsidR="0048779E" w:rsidRPr="00C866A6">
        <w:rPr>
          <w:sz w:val="28"/>
          <w:szCs w:val="28"/>
          <w:lang w:val="vi-VN"/>
        </w:rPr>
        <w:t xml:space="preserve">bảo </w:t>
      </w:r>
      <w:r w:rsidRPr="00C866A6">
        <w:rPr>
          <w:sz w:val="28"/>
          <w:szCs w:val="28"/>
          <w:lang w:val="vi-VN"/>
        </w:rPr>
        <w:t xml:space="preserve">đảm </w:t>
      </w:r>
      <w:r w:rsidR="00C806C9" w:rsidRPr="00C866A6">
        <w:rPr>
          <w:sz w:val="28"/>
          <w:szCs w:val="28"/>
          <w:lang w:val="vi-VN"/>
        </w:rPr>
        <w:t>an toàn</w:t>
      </w:r>
      <w:r w:rsidRPr="00C866A6">
        <w:rPr>
          <w:sz w:val="28"/>
          <w:szCs w:val="28"/>
          <w:lang w:val="vi-VN"/>
        </w:rPr>
        <w:t xml:space="preserve"> cho Hội đồng xét xử và công tác áp giải bị cáo</w:t>
      </w:r>
      <w:r w:rsidRPr="00C866A6">
        <w:rPr>
          <w:sz w:val="28"/>
          <w:szCs w:val="28"/>
        </w:rPr>
        <w:t xml:space="preserve">. Nếu tình hình trật tự ngoài phòng xử án có những diễn biến phức tạp thì </w:t>
      </w:r>
      <w:r w:rsidR="006621FF" w:rsidRPr="00C866A6">
        <w:rPr>
          <w:sz w:val="28"/>
          <w:szCs w:val="28"/>
          <w:lang w:val="vi-VN"/>
        </w:rPr>
        <w:t>người chỉ huy hoặc cán bộ được giao phụ trách bảo vệ phiên tòa, phiên họp</w:t>
      </w:r>
      <w:r w:rsidR="00753D97" w:rsidRPr="00C866A6">
        <w:rPr>
          <w:sz w:val="28"/>
          <w:szCs w:val="28"/>
          <w:lang w:val="vi-VN"/>
        </w:rPr>
        <w:t xml:space="preserve"> </w:t>
      </w:r>
      <w:r w:rsidRPr="00C866A6">
        <w:rPr>
          <w:sz w:val="28"/>
          <w:szCs w:val="28"/>
        </w:rPr>
        <w:t>phải kịp thời báo cáo lãnh đạo cấp có thẩm quyền</w:t>
      </w:r>
      <w:r w:rsidR="00232496" w:rsidRPr="00C866A6">
        <w:rPr>
          <w:sz w:val="28"/>
          <w:szCs w:val="28"/>
        </w:rPr>
        <w:t xml:space="preserve"> để</w:t>
      </w:r>
      <w:r w:rsidR="00753D97" w:rsidRPr="00C866A6">
        <w:rPr>
          <w:sz w:val="28"/>
          <w:szCs w:val="28"/>
          <w:lang w:val="vi-VN"/>
        </w:rPr>
        <w:t xml:space="preserve"> kịp thời</w:t>
      </w:r>
      <w:r w:rsidR="00232496" w:rsidRPr="00C866A6">
        <w:rPr>
          <w:sz w:val="28"/>
          <w:szCs w:val="28"/>
        </w:rPr>
        <w:t xml:space="preserve"> chỉ đạo thực hiện</w:t>
      </w:r>
      <w:r w:rsidRPr="00C866A6">
        <w:rPr>
          <w:sz w:val="28"/>
          <w:szCs w:val="28"/>
        </w:rPr>
        <w:t>.</w:t>
      </w:r>
    </w:p>
    <w:p w14:paraId="0B730114" w14:textId="28C634BB" w:rsidR="00F52F2D" w:rsidRPr="00C866A6" w:rsidRDefault="00F52F2D" w:rsidP="00F67D8E">
      <w:pPr>
        <w:widowControl w:val="0"/>
        <w:spacing w:before="120" w:after="120" w:line="340" w:lineRule="exact"/>
        <w:ind w:firstLine="720"/>
        <w:jc w:val="both"/>
        <w:rPr>
          <w:b/>
          <w:sz w:val="28"/>
          <w:szCs w:val="28"/>
        </w:rPr>
      </w:pPr>
      <w:r w:rsidRPr="00C866A6">
        <w:rPr>
          <w:b/>
          <w:sz w:val="28"/>
          <w:szCs w:val="28"/>
        </w:rPr>
        <w:t>Điều 1</w:t>
      </w:r>
      <w:r w:rsidR="0036618E" w:rsidRPr="00C866A6">
        <w:rPr>
          <w:b/>
          <w:sz w:val="28"/>
          <w:szCs w:val="28"/>
        </w:rPr>
        <w:t>1</w:t>
      </w:r>
      <w:r w:rsidR="00924584" w:rsidRPr="00C866A6">
        <w:rPr>
          <w:b/>
          <w:sz w:val="28"/>
          <w:szCs w:val="28"/>
        </w:rPr>
        <w:t xml:space="preserve">. Kết thúc </w:t>
      </w:r>
      <w:r w:rsidRPr="00C866A6">
        <w:rPr>
          <w:b/>
          <w:sz w:val="28"/>
          <w:szCs w:val="28"/>
        </w:rPr>
        <w:t xml:space="preserve">phiên </w:t>
      </w:r>
      <w:r w:rsidR="008A6679" w:rsidRPr="00C866A6">
        <w:rPr>
          <w:b/>
          <w:sz w:val="28"/>
          <w:szCs w:val="28"/>
        </w:rPr>
        <w:t>tòa</w:t>
      </w:r>
      <w:r w:rsidR="00924584" w:rsidRPr="00C866A6">
        <w:rPr>
          <w:b/>
          <w:sz w:val="28"/>
          <w:szCs w:val="28"/>
        </w:rPr>
        <w:t>, phiên họp</w:t>
      </w:r>
    </w:p>
    <w:p w14:paraId="55FD235F" w14:textId="3B4AF694" w:rsidR="00852E30" w:rsidRPr="00C866A6" w:rsidRDefault="00852E30" w:rsidP="00F67D8E">
      <w:pPr>
        <w:widowControl w:val="0"/>
        <w:spacing w:before="120" w:after="120" w:line="340" w:lineRule="exact"/>
        <w:ind w:firstLine="720"/>
        <w:jc w:val="both"/>
        <w:rPr>
          <w:sz w:val="28"/>
          <w:szCs w:val="28"/>
        </w:rPr>
      </w:pPr>
      <w:r w:rsidRPr="00C866A6">
        <w:rPr>
          <w:sz w:val="28"/>
          <w:szCs w:val="28"/>
        </w:rPr>
        <w:t xml:space="preserve">1. Cán bộ, chiến sĩ làm nhiệm vụ bảo vệ phiên </w:t>
      </w:r>
      <w:r w:rsidR="008A6679" w:rsidRPr="00C866A6">
        <w:rPr>
          <w:sz w:val="28"/>
          <w:szCs w:val="28"/>
        </w:rPr>
        <w:t>tòa</w:t>
      </w:r>
      <w:r w:rsidR="00DD1AA8" w:rsidRPr="00C866A6">
        <w:rPr>
          <w:sz w:val="28"/>
          <w:szCs w:val="28"/>
        </w:rPr>
        <w:t>, phiên họp</w:t>
      </w:r>
      <w:r w:rsidRPr="00C866A6">
        <w:rPr>
          <w:sz w:val="28"/>
          <w:szCs w:val="28"/>
        </w:rPr>
        <w:t xml:space="preserve"> chỉ được rời khỏi vị trí bảo vệ sau khi Hội đồng xét xử, người tham dự phiên </w:t>
      </w:r>
      <w:r w:rsidR="008A6679" w:rsidRPr="00C866A6">
        <w:rPr>
          <w:sz w:val="28"/>
          <w:szCs w:val="28"/>
        </w:rPr>
        <w:t>tòa</w:t>
      </w:r>
      <w:r w:rsidRPr="00C866A6">
        <w:rPr>
          <w:sz w:val="28"/>
          <w:szCs w:val="28"/>
        </w:rPr>
        <w:t>, bộ phận áp giải, hộ</w:t>
      </w:r>
      <w:r w:rsidR="00DD1AA8" w:rsidRPr="00C866A6">
        <w:rPr>
          <w:sz w:val="28"/>
          <w:szCs w:val="28"/>
        </w:rPr>
        <w:t xml:space="preserve"> tống đã ra khỏi khu vực xử </w:t>
      </w:r>
      <w:r w:rsidR="007E54BB" w:rsidRPr="00C866A6">
        <w:rPr>
          <w:sz w:val="28"/>
          <w:szCs w:val="28"/>
        </w:rPr>
        <w:t>án</w:t>
      </w:r>
      <w:r w:rsidR="007E54BB" w:rsidRPr="00C866A6">
        <w:rPr>
          <w:sz w:val="28"/>
          <w:szCs w:val="28"/>
          <w:lang w:val="vi-VN"/>
        </w:rPr>
        <w:t>;</w:t>
      </w:r>
      <w:r w:rsidR="00DD1AA8" w:rsidRPr="00C866A6">
        <w:rPr>
          <w:sz w:val="28"/>
          <w:szCs w:val="28"/>
        </w:rPr>
        <w:t xml:space="preserve"> những người tham dự phiên họp ra khỏi phòng </w:t>
      </w:r>
      <w:r w:rsidR="00CF5266" w:rsidRPr="00C866A6">
        <w:rPr>
          <w:sz w:val="28"/>
          <w:szCs w:val="28"/>
        </w:rPr>
        <w:t>họp</w:t>
      </w:r>
      <w:r w:rsidR="00CF5266" w:rsidRPr="00C866A6">
        <w:rPr>
          <w:sz w:val="28"/>
          <w:szCs w:val="28"/>
          <w:lang w:val="vi-VN"/>
        </w:rPr>
        <w:t xml:space="preserve">. </w:t>
      </w:r>
      <w:r w:rsidR="006621FF" w:rsidRPr="00C866A6">
        <w:rPr>
          <w:sz w:val="28"/>
          <w:szCs w:val="28"/>
          <w:lang w:val="vi-VN"/>
        </w:rPr>
        <w:t>Người chỉ huy hoặc cán bộ được giao phụ trách bảo vệ phiên tòa, phiên họp</w:t>
      </w:r>
      <w:r w:rsidR="00753D97" w:rsidRPr="00C866A6">
        <w:rPr>
          <w:sz w:val="28"/>
          <w:szCs w:val="28"/>
          <w:lang w:val="vi-VN"/>
        </w:rPr>
        <w:t xml:space="preserve"> </w:t>
      </w:r>
      <w:r w:rsidRPr="00C866A6">
        <w:rPr>
          <w:sz w:val="28"/>
          <w:szCs w:val="28"/>
        </w:rPr>
        <w:t>kiểm tra quân số, ph</w:t>
      </w:r>
      <w:r w:rsidRPr="00C866A6">
        <w:rPr>
          <w:sz w:val="28"/>
          <w:szCs w:val="28"/>
          <w:lang w:val="vi-VN"/>
        </w:rPr>
        <w:t xml:space="preserve">ương tiện, vũ khí, công cụ hỗ </w:t>
      </w:r>
      <w:r w:rsidR="00753D97" w:rsidRPr="00C866A6">
        <w:rPr>
          <w:sz w:val="28"/>
          <w:szCs w:val="28"/>
          <w:lang w:val="vi-VN"/>
        </w:rPr>
        <w:t>trợ,</w:t>
      </w:r>
      <w:r w:rsidRPr="00C866A6">
        <w:rPr>
          <w:sz w:val="28"/>
          <w:szCs w:val="28"/>
          <w:lang w:val="vi-VN"/>
        </w:rPr>
        <w:t xml:space="preserve"> ra lệnh cho cán bộ, chiến sĩ làm nhiệm vụ </w:t>
      </w:r>
      <w:r w:rsidR="00785C77" w:rsidRPr="00C866A6">
        <w:rPr>
          <w:sz w:val="28"/>
          <w:szCs w:val="28"/>
        </w:rPr>
        <w:t xml:space="preserve">bảo vệ phiên </w:t>
      </w:r>
      <w:r w:rsidR="008A6679" w:rsidRPr="00C866A6">
        <w:rPr>
          <w:sz w:val="28"/>
          <w:szCs w:val="28"/>
        </w:rPr>
        <w:t>tòa</w:t>
      </w:r>
      <w:r w:rsidR="00785C77" w:rsidRPr="00C866A6">
        <w:rPr>
          <w:sz w:val="28"/>
          <w:szCs w:val="28"/>
        </w:rPr>
        <w:t xml:space="preserve">, phiên họp rời </w:t>
      </w:r>
      <w:r w:rsidRPr="00C866A6">
        <w:rPr>
          <w:sz w:val="28"/>
          <w:szCs w:val="28"/>
        </w:rPr>
        <w:t>vị trí</w:t>
      </w:r>
      <w:r w:rsidR="00785C77" w:rsidRPr="00C866A6">
        <w:rPr>
          <w:sz w:val="28"/>
          <w:szCs w:val="28"/>
        </w:rPr>
        <w:t xml:space="preserve"> về </w:t>
      </w:r>
      <w:r w:rsidRPr="00C866A6">
        <w:rPr>
          <w:sz w:val="28"/>
          <w:szCs w:val="28"/>
        </w:rPr>
        <w:t>đơn vị.</w:t>
      </w:r>
    </w:p>
    <w:p w14:paraId="05CC7B26" w14:textId="77777777" w:rsidR="00BB417D" w:rsidRPr="00C866A6" w:rsidRDefault="00D239A6" w:rsidP="00F67D8E">
      <w:pPr>
        <w:widowControl w:val="0"/>
        <w:spacing w:before="120" w:after="120" w:line="340" w:lineRule="exact"/>
        <w:ind w:firstLine="720"/>
        <w:jc w:val="both"/>
        <w:rPr>
          <w:sz w:val="28"/>
          <w:szCs w:val="28"/>
          <w:lang w:val="en-SG"/>
        </w:rPr>
      </w:pPr>
      <w:r w:rsidRPr="00C866A6">
        <w:rPr>
          <w:sz w:val="28"/>
          <w:szCs w:val="28"/>
        </w:rPr>
        <w:t>2</w:t>
      </w:r>
      <w:r w:rsidR="00852E30" w:rsidRPr="00C866A6">
        <w:rPr>
          <w:sz w:val="28"/>
          <w:szCs w:val="28"/>
        </w:rPr>
        <w:t xml:space="preserve">. </w:t>
      </w:r>
      <w:r w:rsidR="00852E30" w:rsidRPr="00C866A6">
        <w:rPr>
          <w:sz w:val="28"/>
          <w:szCs w:val="28"/>
          <w:lang w:val="vi-VN"/>
        </w:rPr>
        <w:t>Tổ chức họp rút kinh nghiệm, báo cáo kết quả thực hiện nhiệm vụ, đề nghị khen thưởng, kỷ luật (nếu có)</w:t>
      </w:r>
      <w:r w:rsidR="00852E30" w:rsidRPr="00C866A6">
        <w:rPr>
          <w:sz w:val="28"/>
          <w:szCs w:val="28"/>
          <w:lang w:val="en-SG"/>
        </w:rPr>
        <w:t>.</w:t>
      </w:r>
    </w:p>
    <w:p w14:paraId="7A1F0F82" w14:textId="2BD0D6C8" w:rsidR="00E35BA2" w:rsidRPr="00C866A6" w:rsidRDefault="00E35BA2" w:rsidP="00F67D8E">
      <w:pPr>
        <w:widowControl w:val="0"/>
        <w:spacing w:line="340" w:lineRule="exact"/>
        <w:jc w:val="center"/>
        <w:rPr>
          <w:b/>
          <w:sz w:val="28"/>
          <w:szCs w:val="28"/>
        </w:rPr>
      </w:pPr>
      <w:r w:rsidRPr="00C866A6">
        <w:rPr>
          <w:b/>
          <w:bCs/>
          <w:sz w:val="28"/>
          <w:szCs w:val="28"/>
        </w:rPr>
        <w:lastRenderedPageBreak/>
        <w:t>Chương</w:t>
      </w:r>
      <w:r w:rsidRPr="00C866A6">
        <w:rPr>
          <w:b/>
          <w:sz w:val="28"/>
          <w:szCs w:val="28"/>
        </w:rPr>
        <w:t xml:space="preserve"> III</w:t>
      </w:r>
    </w:p>
    <w:p w14:paraId="14A2E571" w14:textId="046D5EA6" w:rsidR="00E35BA2" w:rsidRPr="00C866A6" w:rsidRDefault="00E35BA2" w:rsidP="00F67D8E">
      <w:pPr>
        <w:widowControl w:val="0"/>
        <w:spacing w:line="340" w:lineRule="exact"/>
        <w:jc w:val="center"/>
        <w:rPr>
          <w:b/>
          <w:bCs/>
          <w:sz w:val="28"/>
          <w:szCs w:val="28"/>
        </w:rPr>
      </w:pPr>
      <w:r w:rsidRPr="00C866A6">
        <w:rPr>
          <w:b/>
          <w:bCs/>
          <w:sz w:val="28"/>
          <w:szCs w:val="28"/>
        </w:rPr>
        <w:t>QUAN HỆ PHỐI HỢP THỰC HIỆN</w:t>
      </w:r>
    </w:p>
    <w:p w14:paraId="4848D33A" w14:textId="2BED243A" w:rsidR="00E35BA2" w:rsidRPr="00C866A6" w:rsidRDefault="00E35BA2" w:rsidP="00F67D8E">
      <w:pPr>
        <w:widowControl w:val="0"/>
        <w:spacing w:line="340" w:lineRule="exact"/>
        <w:jc w:val="center"/>
        <w:rPr>
          <w:b/>
          <w:bCs/>
          <w:sz w:val="28"/>
          <w:szCs w:val="28"/>
        </w:rPr>
      </w:pPr>
      <w:r w:rsidRPr="00C866A6">
        <w:rPr>
          <w:b/>
          <w:bCs/>
          <w:sz w:val="28"/>
          <w:szCs w:val="28"/>
        </w:rPr>
        <w:t xml:space="preserve">NHIỆM VỤ BẢO VỆ PHIÊN </w:t>
      </w:r>
      <w:r w:rsidR="008A6679" w:rsidRPr="00C866A6">
        <w:rPr>
          <w:b/>
          <w:bCs/>
          <w:sz w:val="28"/>
          <w:szCs w:val="28"/>
        </w:rPr>
        <w:t>TÒA</w:t>
      </w:r>
      <w:r w:rsidR="0069508A" w:rsidRPr="00C866A6">
        <w:rPr>
          <w:b/>
          <w:bCs/>
          <w:sz w:val="28"/>
          <w:szCs w:val="28"/>
        </w:rPr>
        <w:t>, PHIÊN HỌP</w:t>
      </w:r>
    </w:p>
    <w:p w14:paraId="2CDC343C" w14:textId="0E3085C1" w:rsidR="00F52F2D" w:rsidRPr="00C866A6" w:rsidRDefault="00F52F2D" w:rsidP="00F67D8E">
      <w:pPr>
        <w:widowControl w:val="0"/>
        <w:spacing w:before="120" w:after="120" w:line="340" w:lineRule="exact"/>
        <w:ind w:firstLine="720"/>
        <w:jc w:val="both"/>
        <w:rPr>
          <w:b/>
          <w:sz w:val="28"/>
          <w:szCs w:val="28"/>
        </w:rPr>
      </w:pPr>
      <w:r w:rsidRPr="00C866A6">
        <w:rPr>
          <w:b/>
          <w:bCs/>
          <w:sz w:val="28"/>
          <w:szCs w:val="28"/>
        </w:rPr>
        <w:t>Điều 1</w:t>
      </w:r>
      <w:r w:rsidR="0036618E" w:rsidRPr="00C866A6">
        <w:rPr>
          <w:b/>
          <w:bCs/>
          <w:sz w:val="28"/>
          <w:szCs w:val="28"/>
        </w:rPr>
        <w:t>2</w:t>
      </w:r>
      <w:r w:rsidRPr="00C866A6">
        <w:rPr>
          <w:b/>
          <w:bCs/>
          <w:sz w:val="28"/>
          <w:szCs w:val="28"/>
        </w:rPr>
        <w:t>.</w:t>
      </w:r>
      <w:r w:rsidR="001765C7" w:rsidRPr="00C866A6">
        <w:rPr>
          <w:b/>
          <w:bCs/>
          <w:sz w:val="28"/>
          <w:szCs w:val="28"/>
        </w:rPr>
        <w:t xml:space="preserve"> </w:t>
      </w:r>
      <w:r w:rsidR="001477B3" w:rsidRPr="00C866A6">
        <w:rPr>
          <w:b/>
          <w:bCs/>
          <w:sz w:val="28"/>
          <w:szCs w:val="28"/>
        </w:rPr>
        <w:t>Trách nhiệm của đơn vị chủ trì</w:t>
      </w:r>
      <w:r w:rsidR="001765C7" w:rsidRPr="00C866A6">
        <w:rPr>
          <w:b/>
          <w:bCs/>
          <w:sz w:val="28"/>
          <w:szCs w:val="28"/>
        </w:rPr>
        <w:t xml:space="preserve"> </w:t>
      </w:r>
      <w:r w:rsidRPr="00C866A6">
        <w:rPr>
          <w:b/>
          <w:sz w:val="28"/>
          <w:szCs w:val="28"/>
        </w:rPr>
        <w:t xml:space="preserve">trong công tác bảo vệ phiên </w:t>
      </w:r>
      <w:r w:rsidR="008A6679" w:rsidRPr="00C866A6">
        <w:rPr>
          <w:b/>
          <w:sz w:val="28"/>
          <w:szCs w:val="28"/>
        </w:rPr>
        <w:t>tòa</w:t>
      </w:r>
      <w:r w:rsidR="00DD1AA8" w:rsidRPr="00C866A6">
        <w:rPr>
          <w:b/>
          <w:sz w:val="28"/>
          <w:szCs w:val="28"/>
        </w:rPr>
        <w:t>, phiên họp</w:t>
      </w:r>
    </w:p>
    <w:p w14:paraId="16CCA54F" w14:textId="6867A8FE" w:rsidR="00852E30" w:rsidRPr="00C866A6" w:rsidRDefault="00852E30" w:rsidP="00F67D8E">
      <w:pPr>
        <w:widowControl w:val="0"/>
        <w:spacing w:before="120" w:after="120" w:line="340" w:lineRule="exact"/>
        <w:ind w:firstLine="720"/>
        <w:jc w:val="both"/>
        <w:outlineLvl w:val="0"/>
        <w:rPr>
          <w:sz w:val="28"/>
          <w:szCs w:val="28"/>
        </w:rPr>
      </w:pPr>
      <w:r w:rsidRPr="00C866A6">
        <w:rPr>
          <w:sz w:val="28"/>
          <w:szCs w:val="28"/>
        </w:rPr>
        <w:t xml:space="preserve">1. </w:t>
      </w:r>
      <w:r w:rsidR="0069508A" w:rsidRPr="00C866A6">
        <w:rPr>
          <w:sz w:val="28"/>
          <w:szCs w:val="28"/>
        </w:rPr>
        <w:t>K</w:t>
      </w:r>
      <w:r w:rsidRPr="00C866A6">
        <w:rPr>
          <w:sz w:val="28"/>
          <w:szCs w:val="28"/>
        </w:rPr>
        <w:t xml:space="preserve">hi nhận được lịch, quyết định đưa vụ án ra xét xử, văn bản yêu cầu bảo vệ phiên </w:t>
      </w:r>
      <w:r w:rsidR="008A6679" w:rsidRPr="00C866A6">
        <w:rPr>
          <w:sz w:val="28"/>
          <w:szCs w:val="28"/>
        </w:rPr>
        <w:t>tòa</w:t>
      </w:r>
      <w:r w:rsidR="00DD1AA8" w:rsidRPr="00C866A6">
        <w:rPr>
          <w:sz w:val="28"/>
          <w:szCs w:val="28"/>
        </w:rPr>
        <w:t xml:space="preserve">, phiên </w:t>
      </w:r>
      <w:r w:rsidR="00CF5266" w:rsidRPr="00C866A6">
        <w:rPr>
          <w:sz w:val="28"/>
          <w:szCs w:val="28"/>
        </w:rPr>
        <w:t>họp</w:t>
      </w:r>
      <w:r w:rsidR="00CF5266" w:rsidRPr="00C866A6">
        <w:rPr>
          <w:sz w:val="28"/>
          <w:szCs w:val="28"/>
          <w:lang w:val="vi-VN"/>
        </w:rPr>
        <w:t>,</w:t>
      </w:r>
      <w:r w:rsidR="0069508A" w:rsidRPr="00C866A6">
        <w:rPr>
          <w:sz w:val="28"/>
          <w:szCs w:val="28"/>
        </w:rPr>
        <w:t xml:space="preserve"> đơn vị chủ trì</w:t>
      </w:r>
      <w:r w:rsidRPr="00C866A6">
        <w:rPr>
          <w:sz w:val="28"/>
          <w:szCs w:val="28"/>
        </w:rPr>
        <w:t xml:space="preserve"> có trách nhiệm đề nghị </w:t>
      </w:r>
      <w:r w:rsidR="008A6679" w:rsidRPr="00C866A6">
        <w:rPr>
          <w:sz w:val="28"/>
          <w:szCs w:val="28"/>
        </w:rPr>
        <w:t>Tòa</w:t>
      </w:r>
      <w:r w:rsidRPr="00C866A6">
        <w:rPr>
          <w:sz w:val="28"/>
          <w:szCs w:val="28"/>
        </w:rPr>
        <w:t xml:space="preserve"> án</w:t>
      </w:r>
      <w:r w:rsidR="003B3DC5" w:rsidRPr="00C866A6">
        <w:rPr>
          <w:sz w:val="28"/>
          <w:szCs w:val="28"/>
        </w:rPr>
        <w:t xml:space="preserve"> nhân dân</w:t>
      </w:r>
      <w:r w:rsidRPr="00C866A6">
        <w:rPr>
          <w:sz w:val="28"/>
          <w:szCs w:val="28"/>
        </w:rPr>
        <w:t xml:space="preserve"> cung cấp, trao đổi những thông tin liên quan đến vụ án đưa ra xét xử để phục vụ xây dựng kế hoạch, phương án bảo vệ phiên </w:t>
      </w:r>
      <w:r w:rsidR="008A6679" w:rsidRPr="00C866A6">
        <w:rPr>
          <w:sz w:val="28"/>
          <w:szCs w:val="28"/>
        </w:rPr>
        <w:t>tòa</w:t>
      </w:r>
      <w:r w:rsidRPr="00C866A6">
        <w:rPr>
          <w:sz w:val="28"/>
          <w:szCs w:val="28"/>
        </w:rPr>
        <w:t xml:space="preserve">, </w:t>
      </w:r>
      <w:r w:rsidR="00DD1AA8" w:rsidRPr="00C866A6">
        <w:rPr>
          <w:sz w:val="28"/>
          <w:szCs w:val="28"/>
        </w:rPr>
        <w:t xml:space="preserve">phiên họp và </w:t>
      </w:r>
      <w:r w:rsidRPr="00C866A6">
        <w:rPr>
          <w:sz w:val="28"/>
          <w:szCs w:val="28"/>
        </w:rPr>
        <w:t>dự kiến</w:t>
      </w:r>
      <w:r w:rsidR="00DD1AA8" w:rsidRPr="00C866A6">
        <w:rPr>
          <w:sz w:val="28"/>
          <w:szCs w:val="28"/>
        </w:rPr>
        <w:t xml:space="preserve"> các tình huống có thể xảy ra,</w:t>
      </w:r>
      <w:r w:rsidRPr="00C866A6">
        <w:rPr>
          <w:sz w:val="28"/>
          <w:szCs w:val="28"/>
        </w:rPr>
        <w:t xml:space="preserve"> biện pháp xử lý.</w:t>
      </w:r>
    </w:p>
    <w:p w14:paraId="43EE946D" w14:textId="5642C934" w:rsidR="0024591E" w:rsidRPr="00C866A6" w:rsidRDefault="00852E30" w:rsidP="00F67D8E">
      <w:pPr>
        <w:widowControl w:val="0"/>
        <w:spacing w:before="120" w:after="120" w:line="340" w:lineRule="exact"/>
        <w:ind w:firstLine="720"/>
        <w:jc w:val="both"/>
        <w:outlineLvl w:val="0"/>
        <w:rPr>
          <w:sz w:val="28"/>
          <w:szCs w:val="28"/>
        </w:rPr>
      </w:pPr>
      <w:r w:rsidRPr="00C866A6">
        <w:rPr>
          <w:sz w:val="28"/>
          <w:szCs w:val="28"/>
        </w:rPr>
        <w:t xml:space="preserve">2. Đối với các </w:t>
      </w:r>
      <w:r w:rsidR="0024591E" w:rsidRPr="00C866A6">
        <w:rPr>
          <w:sz w:val="28"/>
          <w:szCs w:val="28"/>
        </w:rPr>
        <w:t xml:space="preserve">phiên </w:t>
      </w:r>
      <w:r w:rsidR="008A6679" w:rsidRPr="00C866A6">
        <w:rPr>
          <w:sz w:val="28"/>
          <w:szCs w:val="28"/>
        </w:rPr>
        <w:t>tòa</w:t>
      </w:r>
      <w:r w:rsidR="00023006" w:rsidRPr="00C866A6">
        <w:rPr>
          <w:sz w:val="28"/>
          <w:szCs w:val="28"/>
        </w:rPr>
        <w:t xml:space="preserve"> </w:t>
      </w:r>
      <w:r w:rsidR="0024591E" w:rsidRPr="00C866A6">
        <w:rPr>
          <w:sz w:val="28"/>
          <w:szCs w:val="28"/>
        </w:rPr>
        <w:t>xét xử vụ án</w:t>
      </w:r>
      <w:r w:rsidRPr="00C866A6">
        <w:rPr>
          <w:sz w:val="28"/>
          <w:szCs w:val="28"/>
        </w:rPr>
        <w:t xml:space="preserve"> </w:t>
      </w:r>
      <w:r w:rsidR="009A5644" w:rsidRPr="00C866A6">
        <w:rPr>
          <w:iCs/>
          <w:sz w:val="28"/>
          <w:szCs w:val="28"/>
        </w:rPr>
        <w:t xml:space="preserve">đặc biệt nghiêm trọng, phức tạp về </w:t>
      </w:r>
      <w:r w:rsidR="00CF5266" w:rsidRPr="00C866A6">
        <w:rPr>
          <w:iCs/>
          <w:sz w:val="28"/>
          <w:szCs w:val="28"/>
        </w:rPr>
        <w:t xml:space="preserve">trật tự, </w:t>
      </w:r>
      <w:r w:rsidR="00C806C9" w:rsidRPr="00C866A6">
        <w:rPr>
          <w:iCs/>
          <w:sz w:val="28"/>
          <w:szCs w:val="28"/>
        </w:rPr>
        <w:t>an toàn</w:t>
      </w:r>
      <w:r w:rsidR="00CF5266" w:rsidRPr="00C866A6">
        <w:rPr>
          <w:iCs/>
          <w:sz w:val="28"/>
          <w:szCs w:val="28"/>
        </w:rPr>
        <w:t xml:space="preserve"> </w:t>
      </w:r>
      <w:del w:id="76" w:author="thu hien p2" w:date="2026-04-09T21:42:00Z">
        <w:r w:rsidR="00CF5266" w:rsidRPr="00C866A6" w:rsidDel="005D6F0B">
          <w:rPr>
            <w:iCs/>
            <w:sz w:val="28"/>
            <w:szCs w:val="28"/>
          </w:rPr>
          <w:delText>xã hội</w:delText>
        </w:r>
        <w:r w:rsidR="009A5644" w:rsidRPr="00C866A6" w:rsidDel="005D6F0B">
          <w:rPr>
            <w:iCs/>
            <w:sz w:val="28"/>
            <w:szCs w:val="28"/>
          </w:rPr>
          <w:delText xml:space="preserve"> </w:delText>
        </w:r>
      </w:del>
      <w:r w:rsidR="009A5644" w:rsidRPr="00C866A6">
        <w:rPr>
          <w:iCs/>
          <w:sz w:val="28"/>
          <w:szCs w:val="28"/>
        </w:rPr>
        <w:t>xã hội</w:t>
      </w:r>
      <w:r w:rsidR="009A5644" w:rsidRPr="00C866A6">
        <w:rPr>
          <w:i/>
          <w:sz w:val="28"/>
          <w:szCs w:val="28"/>
          <w:lang w:val="vi-VN"/>
        </w:rPr>
        <w:t>,</w:t>
      </w:r>
      <w:r w:rsidR="009A5644" w:rsidRPr="00C866A6">
        <w:rPr>
          <w:i/>
          <w:sz w:val="28"/>
          <w:szCs w:val="28"/>
        </w:rPr>
        <w:t xml:space="preserve"> </w:t>
      </w:r>
      <w:r w:rsidRPr="00C866A6">
        <w:rPr>
          <w:sz w:val="28"/>
          <w:szCs w:val="28"/>
        </w:rPr>
        <w:t>đơn vị chủ trì thực hiện nhiệm vụ bảo vệ phiên</w:t>
      </w:r>
      <w:r w:rsidR="001765C7" w:rsidRPr="00C866A6">
        <w:rPr>
          <w:sz w:val="28"/>
          <w:szCs w:val="28"/>
        </w:rPr>
        <w:t xml:space="preserve"> </w:t>
      </w:r>
      <w:r w:rsidR="008A6679" w:rsidRPr="00C866A6">
        <w:rPr>
          <w:sz w:val="28"/>
          <w:szCs w:val="28"/>
        </w:rPr>
        <w:t>tòa</w:t>
      </w:r>
      <w:r w:rsidR="00A14AEF" w:rsidRPr="00C866A6">
        <w:rPr>
          <w:sz w:val="28"/>
          <w:szCs w:val="28"/>
          <w:lang w:val="vi-VN"/>
        </w:rPr>
        <w:t>, phiên họp</w:t>
      </w:r>
      <w:r w:rsidR="009250B6" w:rsidRPr="00C866A6">
        <w:rPr>
          <w:sz w:val="28"/>
          <w:szCs w:val="28"/>
        </w:rPr>
        <w:t xml:space="preserve"> </w:t>
      </w:r>
      <w:r w:rsidR="0024591E" w:rsidRPr="00C866A6">
        <w:rPr>
          <w:sz w:val="28"/>
          <w:szCs w:val="28"/>
        </w:rPr>
        <w:t>có trách nhiệm:</w:t>
      </w:r>
    </w:p>
    <w:p w14:paraId="32C0F370" w14:textId="213632F9" w:rsidR="00400300" w:rsidRPr="00C866A6" w:rsidRDefault="0024591E" w:rsidP="00F67D8E">
      <w:pPr>
        <w:widowControl w:val="0"/>
        <w:spacing w:before="120" w:after="120" w:line="340" w:lineRule="exact"/>
        <w:ind w:firstLine="720"/>
        <w:jc w:val="both"/>
        <w:outlineLvl w:val="0"/>
        <w:rPr>
          <w:spacing w:val="2"/>
          <w:sz w:val="28"/>
          <w:szCs w:val="28"/>
        </w:rPr>
      </w:pPr>
      <w:r w:rsidRPr="00C866A6">
        <w:rPr>
          <w:spacing w:val="2"/>
          <w:sz w:val="28"/>
          <w:szCs w:val="28"/>
        </w:rPr>
        <w:t xml:space="preserve">a) Cục Cảnh sát </w:t>
      </w:r>
      <w:r w:rsidR="00400300" w:rsidRPr="00C866A6">
        <w:rPr>
          <w:spacing w:val="2"/>
          <w:sz w:val="28"/>
          <w:szCs w:val="28"/>
        </w:rPr>
        <w:t>quản lý tạm giữ, tạm giam và thi hành án hình sự tại cộng đồng b</w:t>
      </w:r>
      <w:r w:rsidRPr="00C866A6">
        <w:rPr>
          <w:spacing w:val="2"/>
          <w:sz w:val="28"/>
          <w:szCs w:val="28"/>
        </w:rPr>
        <w:t>áo cáo</w:t>
      </w:r>
      <w:r w:rsidR="003B3DC5" w:rsidRPr="00C866A6">
        <w:rPr>
          <w:spacing w:val="2"/>
          <w:sz w:val="28"/>
          <w:szCs w:val="28"/>
        </w:rPr>
        <w:t>,</w:t>
      </w:r>
      <w:r w:rsidRPr="00C866A6">
        <w:rPr>
          <w:spacing w:val="2"/>
          <w:sz w:val="28"/>
          <w:szCs w:val="28"/>
        </w:rPr>
        <w:t xml:space="preserve"> đề xuất lãnh đạo Bộ Công an huy động lực lượng</w:t>
      </w:r>
      <w:r w:rsidR="00753D97" w:rsidRPr="00C866A6">
        <w:rPr>
          <w:spacing w:val="2"/>
          <w:sz w:val="28"/>
          <w:szCs w:val="28"/>
          <w:lang w:val="vi-VN"/>
        </w:rPr>
        <w:t xml:space="preserve"> của</w:t>
      </w:r>
      <w:r w:rsidRPr="00C866A6">
        <w:rPr>
          <w:spacing w:val="2"/>
          <w:sz w:val="28"/>
          <w:szCs w:val="28"/>
        </w:rPr>
        <w:t xml:space="preserve"> đơn vị thuộc</w:t>
      </w:r>
      <w:r w:rsidR="00753D97" w:rsidRPr="00C866A6">
        <w:rPr>
          <w:spacing w:val="2"/>
          <w:sz w:val="28"/>
          <w:szCs w:val="28"/>
          <w:lang w:val="vi-VN"/>
        </w:rPr>
        <w:t xml:space="preserve"> cơ quan</w:t>
      </w:r>
      <w:r w:rsidRPr="00C866A6">
        <w:rPr>
          <w:spacing w:val="2"/>
          <w:sz w:val="28"/>
          <w:szCs w:val="28"/>
        </w:rPr>
        <w:t xml:space="preserve"> Bộ Công an và Công an địa phương tham gia bảo vệ phiên </w:t>
      </w:r>
      <w:r w:rsidR="008A6679" w:rsidRPr="00C866A6">
        <w:rPr>
          <w:spacing w:val="2"/>
          <w:sz w:val="28"/>
          <w:szCs w:val="28"/>
        </w:rPr>
        <w:t>tòa</w:t>
      </w:r>
      <w:r w:rsidR="00023006" w:rsidRPr="00C866A6">
        <w:rPr>
          <w:spacing w:val="2"/>
          <w:sz w:val="28"/>
          <w:szCs w:val="28"/>
        </w:rPr>
        <w:t xml:space="preserve"> </w:t>
      </w:r>
      <w:r w:rsidRPr="00C866A6">
        <w:rPr>
          <w:spacing w:val="2"/>
          <w:sz w:val="28"/>
          <w:szCs w:val="28"/>
        </w:rPr>
        <w:t>(</w:t>
      </w:r>
      <w:r w:rsidR="009250B6" w:rsidRPr="00C866A6">
        <w:rPr>
          <w:spacing w:val="2"/>
          <w:sz w:val="28"/>
          <w:szCs w:val="28"/>
        </w:rPr>
        <w:t>nếu</w:t>
      </w:r>
      <w:r w:rsidR="00400300" w:rsidRPr="00C866A6">
        <w:rPr>
          <w:spacing w:val="2"/>
          <w:sz w:val="28"/>
          <w:szCs w:val="28"/>
        </w:rPr>
        <w:t xml:space="preserve"> cần thiết);</w:t>
      </w:r>
    </w:p>
    <w:p w14:paraId="2F47E15C" w14:textId="63EEBFC5" w:rsidR="00400300" w:rsidRPr="00C866A6" w:rsidRDefault="0024591E" w:rsidP="00F67D8E">
      <w:pPr>
        <w:widowControl w:val="0"/>
        <w:spacing w:before="120" w:after="120" w:line="340" w:lineRule="exact"/>
        <w:ind w:firstLine="720"/>
        <w:jc w:val="both"/>
        <w:outlineLvl w:val="0"/>
        <w:rPr>
          <w:spacing w:val="2"/>
          <w:sz w:val="28"/>
          <w:szCs w:val="28"/>
          <w:lang w:val="vi-VN"/>
        </w:rPr>
      </w:pPr>
      <w:r w:rsidRPr="00C866A6">
        <w:rPr>
          <w:spacing w:val="2"/>
          <w:sz w:val="28"/>
          <w:szCs w:val="28"/>
        </w:rPr>
        <w:t xml:space="preserve">b) </w:t>
      </w:r>
      <w:r w:rsidR="00400300" w:rsidRPr="00C866A6">
        <w:rPr>
          <w:spacing w:val="2"/>
          <w:sz w:val="28"/>
          <w:szCs w:val="28"/>
        </w:rPr>
        <w:t>Phòng Cảnh sát Thi hành án hình sự và hỗ trợ tư pháp</w:t>
      </w:r>
      <w:r w:rsidR="007E54BB" w:rsidRPr="00C866A6">
        <w:rPr>
          <w:spacing w:val="2"/>
          <w:sz w:val="28"/>
          <w:szCs w:val="28"/>
          <w:lang w:val="vi-VN"/>
        </w:rPr>
        <w:t xml:space="preserve"> Công an cấp tỉnh</w:t>
      </w:r>
      <w:r w:rsidR="00400300" w:rsidRPr="00C866A6">
        <w:rPr>
          <w:spacing w:val="2"/>
          <w:sz w:val="28"/>
          <w:szCs w:val="28"/>
        </w:rPr>
        <w:t xml:space="preserve"> hoặc đơn vị khác </w:t>
      </w:r>
      <w:ins w:id="77" w:author="thu hien p2" w:date="2026-04-10T15:46:00Z">
        <w:r w:rsidR="00B34359" w:rsidRPr="00C866A6">
          <w:rPr>
            <w:spacing w:val="2"/>
            <w:sz w:val="28"/>
            <w:szCs w:val="28"/>
          </w:rPr>
          <w:t xml:space="preserve">được giao </w:t>
        </w:r>
      </w:ins>
      <w:r w:rsidR="00400300" w:rsidRPr="00C866A6">
        <w:rPr>
          <w:spacing w:val="2"/>
          <w:sz w:val="28"/>
          <w:szCs w:val="28"/>
        </w:rPr>
        <w:t>chủ trì có trách nhiệm b</w:t>
      </w:r>
      <w:r w:rsidR="006C33D7" w:rsidRPr="00C866A6">
        <w:rPr>
          <w:spacing w:val="2"/>
          <w:sz w:val="28"/>
          <w:szCs w:val="28"/>
        </w:rPr>
        <w:t xml:space="preserve">áo cáo, </w:t>
      </w:r>
      <w:r w:rsidRPr="00C866A6">
        <w:rPr>
          <w:spacing w:val="2"/>
          <w:sz w:val="28"/>
          <w:szCs w:val="28"/>
        </w:rPr>
        <w:t xml:space="preserve">đề xuất </w:t>
      </w:r>
      <w:r w:rsidR="00852E30" w:rsidRPr="00C866A6">
        <w:rPr>
          <w:spacing w:val="2"/>
          <w:sz w:val="28"/>
          <w:szCs w:val="28"/>
        </w:rPr>
        <w:t>Giám đốc Công an tỉnh</w:t>
      </w:r>
      <w:r w:rsidR="000B0532" w:rsidRPr="00C866A6">
        <w:rPr>
          <w:spacing w:val="2"/>
          <w:sz w:val="28"/>
          <w:szCs w:val="28"/>
        </w:rPr>
        <w:t>, thành phố</w:t>
      </w:r>
      <w:r w:rsidR="00852E30" w:rsidRPr="00C866A6">
        <w:rPr>
          <w:spacing w:val="2"/>
          <w:sz w:val="28"/>
          <w:szCs w:val="28"/>
        </w:rPr>
        <w:t xml:space="preserve"> </w:t>
      </w:r>
      <w:r w:rsidR="001E0BAB" w:rsidRPr="00C866A6">
        <w:rPr>
          <w:spacing w:val="2"/>
          <w:sz w:val="28"/>
          <w:szCs w:val="28"/>
        </w:rPr>
        <w:t xml:space="preserve">huy động lực lượng </w:t>
      </w:r>
      <w:r w:rsidR="00753D97" w:rsidRPr="00C866A6">
        <w:rPr>
          <w:spacing w:val="2"/>
          <w:sz w:val="28"/>
          <w:szCs w:val="28"/>
        </w:rPr>
        <w:t>của</w:t>
      </w:r>
      <w:r w:rsidR="00753D97" w:rsidRPr="00C866A6">
        <w:rPr>
          <w:spacing w:val="2"/>
          <w:sz w:val="28"/>
          <w:szCs w:val="28"/>
          <w:lang w:val="vi-VN"/>
        </w:rPr>
        <w:t xml:space="preserve"> </w:t>
      </w:r>
      <w:r w:rsidR="001E0BAB" w:rsidRPr="00C866A6">
        <w:rPr>
          <w:spacing w:val="2"/>
          <w:sz w:val="28"/>
          <w:szCs w:val="28"/>
        </w:rPr>
        <w:t>đơn vị thuộc Công an cấp tỉnh và</w:t>
      </w:r>
      <w:r w:rsidR="001B0DD8" w:rsidRPr="00C866A6">
        <w:rPr>
          <w:spacing w:val="2"/>
          <w:sz w:val="28"/>
          <w:szCs w:val="28"/>
        </w:rPr>
        <w:t xml:space="preserve"> </w:t>
      </w:r>
      <w:r w:rsidR="00852E30" w:rsidRPr="00C866A6">
        <w:rPr>
          <w:spacing w:val="2"/>
          <w:sz w:val="28"/>
          <w:szCs w:val="28"/>
        </w:rPr>
        <w:t>tham mư</w:t>
      </w:r>
      <w:r w:rsidR="008D0F7C" w:rsidRPr="00C866A6">
        <w:rPr>
          <w:spacing w:val="2"/>
          <w:sz w:val="28"/>
          <w:szCs w:val="28"/>
        </w:rPr>
        <w:t>u Uỷ</w:t>
      </w:r>
      <w:r w:rsidR="00852E30" w:rsidRPr="00C866A6">
        <w:rPr>
          <w:spacing w:val="2"/>
          <w:sz w:val="28"/>
          <w:szCs w:val="28"/>
        </w:rPr>
        <w:t xml:space="preserve"> ban nhân dân cấp tỉnh có văn bản chỉ đạo các sở, ban, ngành, chính quyền địa phương cơ sở tham gia công tác bảo vệ phiên </w:t>
      </w:r>
      <w:r w:rsidR="00F54308" w:rsidRPr="00C866A6">
        <w:rPr>
          <w:spacing w:val="2"/>
          <w:sz w:val="28"/>
          <w:szCs w:val="28"/>
        </w:rPr>
        <w:t>tòa</w:t>
      </w:r>
      <w:r w:rsidR="00F54308" w:rsidRPr="00C866A6">
        <w:rPr>
          <w:spacing w:val="2"/>
          <w:sz w:val="28"/>
          <w:szCs w:val="28"/>
          <w:lang w:val="vi-VN"/>
        </w:rPr>
        <w:t>, phiên họp</w:t>
      </w:r>
      <w:r w:rsidR="00023006" w:rsidRPr="00C866A6">
        <w:rPr>
          <w:spacing w:val="2"/>
          <w:sz w:val="28"/>
          <w:szCs w:val="28"/>
        </w:rPr>
        <w:t xml:space="preserve"> </w:t>
      </w:r>
      <w:r w:rsidR="00852E30" w:rsidRPr="00C866A6">
        <w:rPr>
          <w:spacing w:val="2"/>
          <w:sz w:val="28"/>
          <w:szCs w:val="28"/>
        </w:rPr>
        <w:t xml:space="preserve">(nếu </w:t>
      </w:r>
      <w:r w:rsidR="009C7E39" w:rsidRPr="00C866A6">
        <w:rPr>
          <w:spacing w:val="2"/>
          <w:sz w:val="28"/>
          <w:szCs w:val="28"/>
        </w:rPr>
        <w:t>cần thiết)</w:t>
      </w:r>
      <w:r w:rsidR="007E54BB" w:rsidRPr="00C866A6">
        <w:rPr>
          <w:spacing w:val="2"/>
          <w:sz w:val="28"/>
          <w:szCs w:val="28"/>
          <w:lang w:val="vi-VN"/>
        </w:rPr>
        <w:t>.</w:t>
      </w:r>
    </w:p>
    <w:p w14:paraId="739D5FCF" w14:textId="19B6F91A" w:rsidR="00400300" w:rsidRPr="00C866A6" w:rsidRDefault="00D718FB" w:rsidP="00F67D8E">
      <w:pPr>
        <w:widowControl w:val="0"/>
        <w:spacing w:before="120" w:after="120" w:line="340" w:lineRule="exact"/>
        <w:ind w:firstLine="720"/>
        <w:jc w:val="both"/>
        <w:outlineLvl w:val="0"/>
        <w:rPr>
          <w:sz w:val="28"/>
          <w:szCs w:val="28"/>
        </w:rPr>
      </w:pPr>
      <w:r w:rsidRPr="00C866A6">
        <w:rPr>
          <w:sz w:val="28"/>
          <w:szCs w:val="28"/>
        </w:rPr>
        <w:t xml:space="preserve">3. </w:t>
      </w:r>
      <w:r w:rsidR="006621FF" w:rsidRPr="00C866A6">
        <w:rPr>
          <w:sz w:val="28"/>
          <w:szCs w:val="28"/>
          <w:lang w:val="vi-VN"/>
        </w:rPr>
        <w:t>Người chỉ huy hoặc cán bộ được giao phụ trách bảo vệ phiên tòa, phiên họp</w:t>
      </w:r>
      <w:r w:rsidR="00F54308" w:rsidRPr="00C866A6">
        <w:rPr>
          <w:sz w:val="28"/>
          <w:szCs w:val="28"/>
          <w:lang w:val="vi-VN"/>
        </w:rPr>
        <w:t xml:space="preserve"> </w:t>
      </w:r>
      <w:r w:rsidR="00852E30" w:rsidRPr="00C866A6">
        <w:rPr>
          <w:sz w:val="28"/>
          <w:szCs w:val="28"/>
        </w:rPr>
        <w:t xml:space="preserve">thông báo kịp thời đến Chủ tọa phiên </w:t>
      </w:r>
      <w:r w:rsidR="008A6679" w:rsidRPr="00C866A6">
        <w:rPr>
          <w:sz w:val="28"/>
          <w:szCs w:val="28"/>
        </w:rPr>
        <w:t>tòa</w:t>
      </w:r>
      <w:r w:rsidR="00A51784" w:rsidRPr="00C866A6">
        <w:rPr>
          <w:sz w:val="28"/>
          <w:szCs w:val="28"/>
        </w:rPr>
        <w:t>,</w:t>
      </w:r>
      <w:r w:rsidR="00DD1AA8" w:rsidRPr="00C866A6">
        <w:rPr>
          <w:sz w:val="28"/>
          <w:szCs w:val="28"/>
        </w:rPr>
        <w:t xml:space="preserve"> phiên họp</w:t>
      </w:r>
      <w:r w:rsidR="00852E30" w:rsidRPr="00C866A6">
        <w:rPr>
          <w:sz w:val="28"/>
          <w:szCs w:val="28"/>
        </w:rPr>
        <w:t xml:space="preserve"> về tình hình</w:t>
      </w:r>
      <w:r w:rsidR="00A51784" w:rsidRPr="00C866A6">
        <w:rPr>
          <w:sz w:val="28"/>
          <w:szCs w:val="28"/>
        </w:rPr>
        <w:t>, diễn biến sự việc phức tạp</w:t>
      </w:r>
      <w:ins w:id="78" w:author="thu hien p2" w:date="2026-04-10T15:49:00Z">
        <w:r w:rsidR="002D5498" w:rsidRPr="00C866A6">
          <w:rPr>
            <w:sz w:val="28"/>
            <w:szCs w:val="28"/>
          </w:rPr>
          <w:t xml:space="preserve"> (nếu có)</w:t>
        </w:r>
      </w:ins>
      <w:r w:rsidR="00400300" w:rsidRPr="00C866A6">
        <w:rPr>
          <w:sz w:val="28"/>
          <w:szCs w:val="28"/>
        </w:rPr>
        <w:t>.</w:t>
      </w:r>
    </w:p>
    <w:p w14:paraId="77717CC9" w14:textId="49ECFC3A" w:rsidR="00F52F2D" w:rsidRPr="00C866A6" w:rsidRDefault="00F52F2D" w:rsidP="00F67D8E">
      <w:pPr>
        <w:widowControl w:val="0"/>
        <w:spacing w:before="120" w:after="120" w:line="340" w:lineRule="exact"/>
        <w:ind w:firstLine="720"/>
        <w:jc w:val="both"/>
        <w:outlineLvl w:val="0"/>
        <w:rPr>
          <w:b/>
          <w:sz w:val="28"/>
          <w:szCs w:val="28"/>
        </w:rPr>
      </w:pPr>
      <w:r w:rsidRPr="00C866A6">
        <w:rPr>
          <w:b/>
          <w:bCs/>
          <w:sz w:val="28"/>
          <w:szCs w:val="28"/>
        </w:rPr>
        <w:t>Điều 1</w:t>
      </w:r>
      <w:r w:rsidR="0036618E" w:rsidRPr="00C866A6">
        <w:rPr>
          <w:b/>
          <w:bCs/>
          <w:sz w:val="28"/>
          <w:szCs w:val="28"/>
        </w:rPr>
        <w:t>3</w:t>
      </w:r>
      <w:r w:rsidR="001477B3" w:rsidRPr="00C866A6">
        <w:rPr>
          <w:b/>
          <w:bCs/>
          <w:sz w:val="28"/>
          <w:szCs w:val="28"/>
        </w:rPr>
        <w:t>. Trách nhiệm của các</w:t>
      </w:r>
      <w:r w:rsidRPr="00C866A6">
        <w:rPr>
          <w:b/>
          <w:bCs/>
          <w:sz w:val="28"/>
          <w:szCs w:val="28"/>
        </w:rPr>
        <w:t xml:space="preserve"> đơn vị</w:t>
      </w:r>
      <w:r w:rsidR="001765C7" w:rsidRPr="00C866A6">
        <w:rPr>
          <w:b/>
          <w:bCs/>
          <w:sz w:val="28"/>
          <w:szCs w:val="28"/>
        </w:rPr>
        <w:t xml:space="preserve"> </w:t>
      </w:r>
      <w:r w:rsidRPr="00C866A6">
        <w:rPr>
          <w:b/>
          <w:bCs/>
          <w:sz w:val="28"/>
          <w:szCs w:val="28"/>
        </w:rPr>
        <w:t>trong Công an nhân dân</w:t>
      </w:r>
      <w:r w:rsidR="00483724" w:rsidRPr="00C866A6">
        <w:rPr>
          <w:b/>
          <w:bCs/>
          <w:sz w:val="28"/>
          <w:szCs w:val="28"/>
        </w:rPr>
        <w:t>, các cơ quan</w:t>
      </w:r>
      <w:r w:rsidR="00112BFC" w:rsidRPr="00C866A6">
        <w:rPr>
          <w:b/>
          <w:bCs/>
          <w:sz w:val="28"/>
          <w:szCs w:val="28"/>
        </w:rPr>
        <w:t>, ban, ngành, chính quyền địa phương</w:t>
      </w:r>
      <w:r w:rsidR="00CF5266" w:rsidRPr="00C866A6">
        <w:rPr>
          <w:b/>
          <w:bCs/>
          <w:sz w:val="28"/>
          <w:szCs w:val="28"/>
          <w:lang w:val="vi-VN"/>
        </w:rPr>
        <w:t xml:space="preserve"> </w:t>
      </w:r>
      <w:r w:rsidR="00A51784" w:rsidRPr="00C866A6">
        <w:rPr>
          <w:b/>
          <w:bCs/>
          <w:sz w:val="28"/>
          <w:szCs w:val="28"/>
        </w:rPr>
        <w:t>khi</w:t>
      </w:r>
      <w:r w:rsidR="0023450E" w:rsidRPr="00C866A6">
        <w:rPr>
          <w:b/>
          <w:bCs/>
          <w:sz w:val="28"/>
          <w:szCs w:val="28"/>
        </w:rPr>
        <w:t xml:space="preserve"> phối hợp</w:t>
      </w:r>
      <w:r w:rsidRPr="00C866A6">
        <w:rPr>
          <w:b/>
          <w:bCs/>
          <w:sz w:val="28"/>
          <w:szCs w:val="28"/>
        </w:rPr>
        <w:t xml:space="preserve"> bảo vệ phiên </w:t>
      </w:r>
      <w:r w:rsidR="008A6679" w:rsidRPr="00C866A6">
        <w:rPr>
          <w:b/>
          <w:bCs/>
          <w:sz w:val="28"/>
          <w:szCs w:val="28"/>
        </w:rPr>
        <w:t>tòa</w:t>
      </w:r>
      <w:r w:rsidR="00DD1AA8" w:rsidRPr="00C866A6">
        <w:rPr>
          <w:b/>
          <w:bCs/>
          <w:sz w:val="28"/>
          <w:szCs w:val="28"/>
        </w:rPr>
        <w:t>, phiên họp</w:t>
      </w:r>
    </w:p>
    <w:p w14:paraId="7A76BBBF" w14:textId="391EC7A5" w:rsidR="00A14AEF" w:rsidRPr="00C866A6" w:rsidRDefault="00A14AEF" w:rsidP="00F67D8E">
      <w:pPr>
        <w:widowControl w:val="0"/>
        <w:adjustRightInd w:val="0"/>
        <w:spacing w:before="120" w:after="120" w:line="340" w:lineRule="exact"/>
        <w:ind w:firstLine="720"/>
        <w:jc w:val="both"/>
        <w:rPr>
          <w:sz w:val="28"/>
          <w:szCs w:val="28"/>
        </w:rPr>
      </w:pPr>
      <w:r w:rsidRPr="00C866A6">
        <w:rPr>
          <w:sz w:val="28"/>
          <w:szCs w:val="28"/>
        </w:rPr>
        <w:t xml:space="preserve">1. Đối với các phiên tòa hình sự, </w:t>
      </w:r>
      <w:r w:rsidR="008A6679" w:rsidRPr="00C866A6">
        <w:rPr>
          <w:sz w:val="28"/>
          <w:szCs w:val="28"/>
        </w:rPr>
        <w:t>Tòa</w:t>
      </w:r>
      <w:r w:rsidRPr="00C866A6">
        <w:rPr>
          <w:sz w:val="28"/>
          <w:szCs w:val="28"/>
        </w:rPr>
        <w:t xml:space="preserve"> án nhân dân gửi lịch phiên tòa xét xử </w:t>
      </w:r>
      <w:r w:rsidR="00F54308" w:rsidRPr="00C866A6">
        <w:rPr>
          <w:sz w:val="28"/>
          <w:szCs w:val="28"/>
        </w:rPr>
        <w:t>tới</w:t>
      </w:r>
      <w:r w:rsidR="00F54308" w:rsidRPr="00C866A6">
        <w:rPr>
          <w:sz w:val="28"/>
          <w:szCs w:val="28"/>
          <w:lang w:val="vi-VN"/>
        </w:rPr>
        <w:t xml:space="preserve"> </w:t>
      </w:r>
      <w:r w:rsidRPr="00C866A6">
        <w:rPr>
          <w:sz w:val="28"/>
          <w:szCs w:val="28"/>
        </w:rPr>
        <w:t xml:space="preserve">Công an đơn vị, địa phương chủ trì thực hiện nhiệm vụ bảo vệ phiên tòa theo quy định tại Điều 5 của Thông tư </w:t>
      </w:r>
      <w:r w:rsidR="00CF5266" w:rsidRPr="00C866A6">
        <w:rPr>
          <w:sz w:val="28"/>
          <w:szCs w:val="28"/>
        </w:rPr>
        <w:t>này</w:t>
      </w:r>
      <w:r w:rsidR="00CF5266" w:rsidRPr="00C866A6">
        <w:rPr>
          <w:sz w:val="28"/>
          <w:szCs w:val="28"/>
          <w:lang w:val="vi-VN"/>
        </w:rPr>
        <w:t>:</w:t>
      </w:r>
      <w:r w:rsidRPr="00C866A6">
        <w:rPr>
          <w:sz w:val="28"/>
          <w:szCs w:val="28"/>
        </w:rPr>
        <w:t xml:space="preserve"> </w:t>
      </w:r>
      <w:r w:rsidR="00CF5266" w:rsidRPr="00C866A6">
        <w:rPr>
          <w:sz w:val="28"/>
          <w:szCs w:val="28"/>
        </w:rPr>
        <w:t>C</w:t>
      </w:r>
      <w:r w:rsidRPr="00C866A6">
        <w:rPr>
          <w:sz w:val="28"/>
          <w:szCs w:val="28"/>
        </w:rPr>
        <w:t xml:space="preserve">hậm nhất 07 ngày trước ngày mở phiên </w:t>
      </w:r>
      <w:r w:rsidR="008A6679" w:rsidRPr="00C866A6">
        <w:rPr>
          <w:sz w:val="28"/>
          <w:szCs w:val="28"/>
        </w:rPr>
        <w:t>tòa</w:t>
      </w:r>
      <w:r w:rsidR="00CF5266" w:rsidRPr="00C866A6">
        <w:rPr>
          <w:sz w:val="28"/>
          <w:szCs w:val="28"/>
          <w:lang w:val="vi-VN"/>
        </w:rPr>
        <w:t xml:space="preserve">, </w:t>
      </w:r>
      <w:r w:rsidR="00CF5266" w:rsidRPr="00C866A6">
        <w:rPr>
          <w:sz w:val="28"/>
          <w:szCs w:val="28"/>
        </w:rPr>
        <w:t>đối</w:t>
      </w:r>
      <w:r w:rsidR="00CF5266" w:rsidRPr="00C866A6">
        <w:rPr>
          <w:sz w:val="28"/>
          <w:szCs w:val="28"/>
          <w:lang w:val="vi-VN"/>
        </w:rPr>
        <w:t xml:space="preserve"> với </w:t>
      </w:r>
      <w:r w:rsidRPr="00C866A6">
        <w:rPr>
          <w:sz w:val="28"/>
          <w:szCs w:val="28"/>
        </w:rPr>
        <w:t>phiên tòa lưu động</w:t>
      </w:r>
      <w:r w:rsidR="00CF5266" w:rsidRPr="00C866A6">
        <w:rPr>
          <w:sz w:val="28"/>
          <w:szCs w:val="28"/>
          <w:lang w:val="vi-VN"/>
        </w:rPr>
        <w:t xml:space="preserve"> thì</w:t>
      </w:r>
      <w:r w:rsidRPr="00C866A6">
        <w:rPr>
          <w:sz w:val="28"/>
          <w:szCs w:val="28"/>
        </w:rPr>
        <w:t xml:space="preserve"> chậm nhất 15 ngày trước ngày mở phiên tòa; cung cấp, trao đổi những thông tin liên quan đến vụ án đưa ra xét xử khi có đề nghị của đơn vị chủ trì bảo vệ phiên </w:t>
      </w:r>
      <w:r w:rsidR="008A6679" w:rsidRPr="00C866A6">
        <w:rPr>
          <w:sz w:val="28"/>
          <w:szCs w:val="28"/>
        </w:rPr>
        <w:t>tòa</w:t>
      </w:r>
      <w:r w:rsidRPr="00C866A6">
        <w:rPr>
          <w:sz w:val="28"/>
          <w:szCs w:val="28"/>
        </w:rPr>
        <w:t>, phiên họp.</w:t>
      </w:r>
    </w:p>
    <w:p w14:paraId="380D890C" w14:textId="1AF146C1" w:rsidR="00A14AEF" w:rsidRPr="00C866A6" w:rsidRDefault="00A14AEF" w:rsidP="00F67D8E">
      <w:pPr>
        <w:widowControl w:val="0"/>
        <w:adjustRightInd w:val="0"/>
        <w:spacing w:before="120" w:after="120" w:line="340" w:lineRule="exact"/>
        <w:ind w:firstLine="720"/>
        <w:jc w:val="both"/>
        <w:rPr>
          <w:sz w:val="28"/>
          <w:szCs w:val="28"/>
        </w:rPr>
      </w:pPr>
      <w:r w:rsidRPr="00C866A6">
        <w:rPr>
          <w:sz w:val="28"/>
          <w:szCs w:val="28"/>
        </w:rPr>
        <w:t xml:space="preserve">2. Các </w:t>
      </w:r>
      <w:r w:rsidRPr="00C866A6">
        <w:rPr>
          <w:bCs/>
          <w:sz w:val="28"/>
          <w:szCs w:val="28"/>
        </w:rPr>
        <w:t>đơn vị</w:t>
      </w:r>
      <w:r w:rsidRPr="00C866A6">
        <w:rPr>
          <w:sz w:val="28"/>
          <w:szCs w:val="28"/>
        </w:rPr>
        <w:t xml:space="preserve"> trong Công an nhân dân</w:t>
      </w:r>
      <w:r w:rsidRPr="00C866A6">
        <w:rPr>
          <w:bCs/>
          <w:sz w:val="28"/>
          <w:szCs w:val="28"/>
        </w:rPr>
        <w:t xml:space="preserve">, cơ quan, ban, ngành, chính quyền địa phương </w:t>
      </w:r>
      <w:r w:rsidRPr="00C866A6">
        <w:rPr>
          <w:sz w:val="28"/>
          <w:szCs w:val="28"/>
        </w:rPr>
        <w:t xml:space="preserve">khi phối hợp thực hiện nhiệm vụ bảo vệ phiên </w:t>
      </w:r>
      <w:r w:rsidR="008A6679" w:rsidRPr="00C866A6">
        <w:rPr>
          <w:sz w:val="28"/>
          <w:szCs w:val="28"/>
        </w:rPr>
        <w:t>tòa</w:t>
      </w:r>
      <w:r w:rsidRPr="00C866A6">
        <w:rPr>
          <w:sz w:val="28"/>
          <w:szCs w:val="28"/>
        </w:rPr>
        <w:t xml:space="preserve">, phiên họp có trách nhiệm bố trí lực lượng, phương tiện, công cụ hỗ trợ tham gia bảo vệ theo </w:t>
      </w:r>
      <w:r w:rsidRPr="00C866A6">
        <w:rPr>
          <w:sz w:val="28"/>
          <w:szCs w:val="28"/>
        </w:rPr>
        <w:lastRenderedPageBreak/>
        <w:t xml:space="preserve">kế hoạch đã được phân công. </w:t>
      </w:r>
    </w:p>
    <w:p w14:paraId="1FA8AE0E" w14:textId="2A309D90" w:rsidR="00483724" w:rsidRPr="00C866A6" w:rsidRDefault="00483724" w:rsidP="00F67D8E">
      <w:pPr>
        <w:widowControl w:val="0"/>
        <w:spacing w:before="120" w:after="120" w:line="340" w:lineRule="exact"/>
        <w:ind w:firstLine="720"/>
        <w:jc w:val="both"/>
        <w:rPr>
          <w:sz w:val="28"/>
          <w:szCs w:val="28"/>
        </w:rPr>
      </w:pPr>
      <w:r w:rsidRPr="00C866A6">
        <w:rPr>
          <w:sz w:val="28"/>
          <w:szCs w:val="28"/>
        </w:rPr>
        <w:t>3</w:t>
      </w:r>
      <w:r w:rsidR="000075FE" w:rsidRPr="00C866A6">
        <w:rPr>
          <w:sz w:val="28"/>
          <w:szCs w:val="28"/>
        </w:rPr>
        <w:t>.</w:t>
      </w:r>
      <w:r w:rsidR="004169B3" w:rsidRPr="00C866A6">
        <w:rPr>
          <w:sz w:val="28"/>
          <w:szCs w:val="28"/>
          <w:lang w:val="vi-VN"/>
        </w:rPr>
        <w:t xml:space="preserve"> </w:t>
      </w:r>
      <w:r w:rsidR="00EA0917" w:rsidRPr="00C866A6">
        <w:rPr>
          <w:sz w:val="28"/>
          <w:szCs w:val="28"/>
        </w:rPr>
        <w:t xml:space="preserve">Công an cấp xã </w:t>
      </w:r>
      <w:r w:rsidRPr="00C866A6">
        <w:rPr>
          <w:sz w:val="28"/>
          <w:szCs w:val="28"/>
        </w:rPr>
        <w:t xml:space="preserve">tham gia </w:t>
      </w:r>
      <w:r w:rsidR="00112BFC" w:rsidRPr="00C866A6">
        <w:rPr>
          <w:sz w:val="28"/>
          <w:szCs w:val="28"/>
        </w:rPr>
        <w:t xml:space="preserve">phối hợp </w:t>
      </w:r>
      <w:r w:rsidRPr="00C866A6">
        <w:rPr>
          <w:sz w:val="28"/>
          <w:szCs w:val="28"/>
        </w:rPr>
        <w:t xml:space="preserve">bảo vệ phiên </w:t>
      </w:r>
      <w:r w:rsidR="008A6679" w:rsidRPr="00C866A6">
        <w:rPr>
          <w:sz w:val="28"/>
          <w:szCs w:val="28"/>
        </w:rPr>
        <w:t>tòa</w:t>
      </w:r>
      <w:r w:rsidR="009B77C8" w:rsidRPr="00C866A6">
        <w:rPr>
          <w:sz w:val="28"/>
          <w:szCs w:val="28"/>
          <w:lang w:val="vi-VN"/>
        </w:rPr>
        <w:t>, phiên họp</w:t>
      </w:r>
      <w:r w:rsidRPr="00C866A6">
        <w:rPr>
          <w:sz w:val="28"/>
          <w:szCs w:val="28"/>
        </w:rPr>
        <w:t>:</w:t>
      </w:r>
    </w:p>
    <w:p w14:paraId="252A1FA3" w14:textId="1D6B90F6" w:rsidR="001B0331" w:rsidRPr="00C866A6" w:rsidRDefault="00483724" w:rsidP="00F67D8E">
      <w:pPr>
        <w:widowControl w:val="0"/>
        <w:spacing w:before="120" w:after="120" w:line="340" w:lineRule="exact"/>
        <w:ind w:firstLine="720"/>
        <w:jc w:val="both"/>
        <w:rPr>
          <w:sz w:val="28"/>
          <w:szCs w:val="28"/>
        </w:rPr>
      </w:pPr>
      <w:r w:rsidRPr="00C866A6">
        <w:rPr>
          <w:sz w:val="28"/>
          <w:szCs w:val="28"/>
        </w:rPr>
        <w:t xml:space="preserve">a) </w:t>
      </w:r>
      <w:r w:rsidR="009818D3" w:rsidRPr="00C866A6">
        <w:rPr>
          <w:sz w:val="28"/>
          <w:szCs w:val="28"/>
        </w:rPr>
        <w:t>Khi nhận được yêu cầu</w:t>
      </w:r>
      <w:r w:rsidR="00F54308" w:rsidRPr="00C866A6">
        <w:rPr>
          <w:sz w:val="28"/>
          <w:szCs w:val="28"/>
          <w:lang w:val="vi-VN"/>
        </w:rPr>
        <w:t xml:space="preserve"> của cơ quan, người có thẩm quyền phải</w:t>
      </w:r>
      <w:r w:rsidR="00112BFC" w:rsidRPr="00C866A6">
        <w:rPr>
          <w:sz w:val="28"/>
          <w:szCs w:val="28"/>
        </w:rPr>
        <w:t xml:space="preserve"> c</w:t>
      </w:r>
      <w:r w:rsidR="001B0331" w:rsidRPr="00C866A6">
        <w:rPr>
          <w:sz w:val="28"/>
          <w:szCs w:val="28"/>
        </w:rPr>
        <w:t xml:space="preserve">ung cấp thông tin </w:t>
      </w:r>
      <w:r w:rsidR="009818D3" w:rsidRPr="00C866A6">
        <w:rPr>
          <w:sz w:val="28"/>
          <w:szCs w:val="28"/>
        </w:rPr>
        <w:t>về</w:t>
      </w:r>
      <w:r w:rsidR="001B0331" w:rsidRPr="00C866A6">
        <w:rPr>
          <w:sz w:val="28"/>
          <w:szCs w:val="28"/>
        </w:rPr>
        <w:t xml:space="preserve"> nhân thân bị cáo, người bị hại và các đối tượng có liên quan đến vụ án đưa ra xét xử đang cư </w:t>
      </w:r>
      <w:r w:rsidR="003E4282" w:rsidRPr="00C866A6">
        <w:rPr>
          <w:sz w:val="28"/>
          <w:szCs w:val="28"/>
        </w:rPr>
        <w:t>trú trên địa bàn;</w:t>
      </w:r>
    </w:p>
    <w:p w14:paraId="5C0C6DCE" w14:textId="1BDFAA42" w:rsidR="00483724" w:rsidRPr="00C866A6" w:rsidRDefault="001B0331" w:rsidP="00F67D8E">
      <w:pPr>
        <w:widowControl w:val="0"/>
        <w:spacing w:before="120" w:after="120" w:line="340" w:lineRule="exact"/>
        <w:ind w:firstLine="720"/>
        <w:jc w:val="both"/>
        <w:rPr>
          <w:sz w:val="28"/>
          <w:szCs w:val="28"/>
        </w:rPr>
      </w:pPr>
      <w:r w:rsidRPr="00C866A6">
        <w:rPr>
          <w:sz w:val="28"/>
          <w:szCs w:val="28"/>
        </w:rPr>
        <w:t xml:space="preserve">b) </w:t>
      </w:r>
      <w:r w:rsidR="00483724" w:rsidRPr="00C866A6">
        <w:rPr>
          <w:sz w:val="28"/>
          <w:szCs w:val="28"/>
        </w:rPr>
        <w:t xml:space="preserve">Công an cấp xã </w:t>
      </w:r>
      <w:r w:rsidR="000075FE" w:rsidRPr="00C866A6">
        <w:rPr>
          <w:sz w:val="28"/>
          <w:szCs w:val="28"/>
        </w:rPr>
        <w:t xml:space="preserve">nơi </w:t>
      </w:r>
      <w:r w:rsidR="00EA0917" w:rsidRPr="00C866A6">
        <w:rPr>
          <w:sz w:val="28"/>
          <w:szCs w:val="28"/>
        </w:rPr>
        <w:t xml:space="preserve">có phiên </w:t>
      </w:r>
      <w:r w:rsidR="008A6679" w:rsidRPr="00C866A6">
        <w:rPr>
          <w:sz w:val="28"/>
          <w:szCs w:val="28"/>
        </w:rPr>
        <w:t>tòa</w:t>
      </w:r>
      <w:r w:rsidR="00023006" w:rsidRPr="00C866A6">
        <w:rPr>
          <w:sz w:val="28"/>
          <w:szCs w:val="28"/>
        </w:rPr>
        <w:t xml:space="preserve"> </w:t>
      </w:r>
      <w:r w:rsidR="00EA0917" w:rsidRPr="00C866A6">
        <w:rPr>
          <w:sz w:val="28"/>
          <w:szCs w:val="28"/>
        </w:rPr>
        <w:t>xét xử</w:t>
      </w:r>
      <w:r w:rsidR="001765C7" w:rsidRPr="00C866A6">
        <w:rPr>
          <w:sz w:val="28"/>
          <w:szCs w:val="28"/>
        </w:rPr>
        <w:t xml:space="preserve"> </w:t>
      </w:r>
      <w:r w:rsidR="00EA0917" w:rsidRPr="00C866A6">
        <w:rPr>
          <w:sz w:val="28"/>
          <w:szCs w:val="28"/>
        </w:rPr>
        <w:t xml:space="preserve">có trách nhiệm phối hợp với đơn vị chủ trì bảo đảm </w:t>
      </w:r>
      <w:r w:rsidR="00CF5266" w:rsidRPr="00C866A6">
        <w:rPr>
          <w:sz w:val="28"/>
          <w:szCs w:val="28"/>
        </w:rPr>
        <w:t xml:space="preserve">trật tự, </w:t>
      </w:r>
      <w:r w:rsidR="00C806C9" w:rsidRPr="00C866A6">
        <w:rPr>
          <w:sz w:val="28"/>
          <w:szCs w:val="28"/>
        </w:rPr>
        <w:t>an toàn</w:t>
      </w:r>
      <w:r w:rsidR="00CF5266" w:rsidRPr="00C866A6">
        <w:rPr>
          <w:sz w:val="28"/>
          <w:szCs w:val="28"/>
        </w:rPr>
        <w:t xml:space="preserve"> xã hội</w:t>
      </w:r>
      <w:r w:rsidR="009B77C8" w:rsidRPr="00C866A6">
        <w:rPr>
          <w:sz w:val="28"/>
          <w:szCs w:val="28"/>
          <w:lang w:val="vi-VN"/>
        </w:rPr>
        <w:t xml:space="preserve"> </w:t>
      </w:r>
      <w:r w:rsidR="00EA0917" w:rsidRPr="00C866A6">
        <w:rPr>
          <w:sz w:val="28"/>
          <w:szCs w:val="28"/>
        </w:rPr>
        <w:t>bên ngoài ph</w:t>
      </w:r>
      <w:r w:rsidRPr="00C866A6">
        <w:rPr>
          <w:sz w:val="28"/>
          <w:szCs w:val="28"/>
        </w:rPr>
        <w:t>òng</w:t>
      </w:r>
      <w:r w:rsidR="00EA0917" w:rsidRPr="00C866A6">
        <w:rPr>
          <w:sz w:val="28"/>
          <w:szCs w:val="28"/>
        </w:rPr>
        <w:t xml:space="preserve"> xử</w:t>
      </w:r>
      <w:r w:rsidRPr="00C866A6">
        <w:rPr>
          <w:sz w:val="28"/>
          <w:szCs w:val="28"/>
        </w:rPr>
        <w:t xml:space="preserve"> </w:t>
      </w:r>
      <w:r w:rsidR="00F54308" w:rsidRPr="00C866A6">
        <w:rPr>
          <w:sz w:val="28"/>
          <w:szCs w:val="28"/>
        </w:rPr>
        <w:t>án</w:t>
      </w:r>
      <w:r w:rsidR="00F54308" w:rsidRPr="00C866A6">
        <w:rPr>
          <w:sz w:val="28"/>
          <w:szCs w:val="28"/>
          <w:lang w:val="vi-VN"/>
        </w:rPr>
        <w:t>.</w:t>
      </w:r>
      <w:r w:rsidR="00EA0917" w:rsidRPr="00C866A6">
        <w:rPr>
          <w:sz w:val="28"/>
          <w:szCs w:val="28"/>
        </w:rPr>
        <w:t xml:space="preserve"> </w:t>
      </w:r>
      <w:r w:rsidR="00F54308" w:rsidRPr="00C866A6">
        <w:rPr>
          <w:sz w:val="28"/>
          <w:szCs w:val="28"/>
        </w:rPr>
        <w:t>K</w:t>
      </w:r>
      <w:r w:rsidR="00EA0917" w:rsidRPr="00C866A6">
        <w:rPr>
          <w:sz w:val="28"/>
          <w:szCs w:val="28"/>
        </w:rPr>
        <w:t xml:space="preserve">hi kết thúc phiên </w:t>
      </w:r>
      <w:r w:rsidR="008A6679" w:rsidRPr="00C866A6">
        <w:rPr>
          <w:sz w:val="28"/>
          <w:szCs w:val="28"/>
        </w:rPr>
        <w:t>tòa</w:t>
      </w:r>
      <w:r w:rsidR="009B77C8" w:rsidRPr="00C866A6">
        <w:rPr>
          <w:sz w:val="28"/>
          <w:szCs w:val="28"/>
          <w:lang w:val="vi-VN"/>
        </w:rPr>
        <w:t xml:space="preserve">, phiên </w:t>
      </w:r>
      <w:r w:rsidR="00F54308" w:rsidRPr="00C866A6">
        <w:rPr>
          <w:sz w:val="28"/>
          <w:szCs w:val="28"/>
          <w:lang w:val="vi-VN"/>
        </w:rPr>
        <w:t>họp,</w:t>
      </w:r>
      <w:r w:rsidR="00023006" w:rsidRPr="00C866A6">
        <w:rPr>
          <w:sz w:val="28"/>
          <w:szCs w:val="28"/>
        </w:rPr>
        <w:t xml:space="preserve"> </w:t>
      </w:r>
      <w:r w:rsidR="00EA0917" w:rsidRPr="00C866A6">
        <w:rPr>
          <w:sz w:val="28"/>
          <w:szCs w:val="28"/>
        </w:rPr>
        <w:t xml:space="preserve">tiếp tục </w:t>
      </w:r>
      <w:r w:rsidR="000075FE" w:rsidRPr="00C866A6">
        <w:rPr>
          <w:sz w:val="28"/>
          <w:szCs w:val="28"/>
        </w:rPr>
        <w:t xml:space="preserve">bảo </w:t>
      </w:r>
      <w:r w:rsidR="00EA0917" w:rsidRPr="00C866A6">
        <w:rPr>
          <w:sz w:val="28"/>
          <w:szCs w:val="28"/>
        </w:rPr>
        <w:t xml:space="preserve">đảm </w:t>
      </w:r>
      <w:r w:rsidR="00CF5266" w:rsidRPr="00C866A6">
        <w:rPr>
          <w:sz w:val="28"/>
          <w:szCs w:val="28"/>
        </w:rPr>
        <w:t xml:space="preserve">trật tự, </w:t>
      </w:r>
      <w:r w:rsidR="00C806C9" w:rsidRPr="00C866A6">
        <w:rPr>
          <w:sz w:val="28"/>
          <w:szCs w:val="28"/>
        </w:rPr>
        <w:t>an toàn</w:t>
      </w:r>
      <w:r w:rsidR="00CF5266" w:rsidRPr="00C866A6">
        <w:rPr>
          <w:sz w:val="28"/>
          <w:szCs w:val="28"/>
        </w:rPr>
        <w:t xml:space="preserve"> xã hội</w:t>
      </w:r>
      <w:r w:rsidR="009B77C8" w:rsidRPr="00C866A6">
        <w:rPr>
          <w:sz w:val="28"/>
          <w:szCs w:val="28"/>
          <w:lang w:val="vi-VN"/>
        </w:rPr>
        <w:t xml:space="preserve"> </w:t>
      </w:r>
      <w:r w:rsidR="00EA0917" w:rsidRPr="00C866A6">
        <w:rPr>
          <w:sz w:val="28"/>
          <w:szCs w:val="28"/>
        </w:rPr>
        <w:t xml:space="preserve">sau khi lực lượng bảo vệ phiên </w:t>
      </w:r>
      <w:r w:rsidR="008A6679" w:rsidRPr="00C866A6">
        <w:rPr>
          <w:sz w:val="28"/>
          <w:szCs w:val="28"/>
        </w:rPr>
        <w:t>tòa</w:t>
      </w:r>
      <w:r w:rsidR="009B77C8" w:rsidRPr="00C866A6">
        <w:rPr>
          <w:sz w:val="28"/>
          <w:szCs w:val="28"/>
          <w:lang w:val="vi-VN"/>
        </w:rPr>
        <w:t>, phiên họp</w:t>
      </w:r>
      <w:r w:rsidR="00023006" w:rsidRPr="00C866A6">
        <w:rPr>
          <w:sz w:val="28"/>
          <w:szCs w:val="28"/>
        </w:rPr>
        <w:t xml:space="preserve"> </w:t>
      </w:r>
      <w:r w:rsidR="00EA0917" w:rsidRPr="00C866A6">
        <w:rPr>
          <w:sz w:val="28"/>
          <w:szCs w:val="28"/>
        </w:rPr>
        <w:t xml:space="preserve">và các lực lượng tham gia phối hợp rời khỏi khu vực xét </w:t>
      </w:r>
      <w:r w:rsidR="00F54308" w:rsidRPr="00C866A6">
        <w:rPr>
          <w:sz w:val="28"/>
          <w:szCs w:val="28"/>
        </w:rPr>
        <w:t>xử</w:t>
      </w:r>
      <w:r w:rsidR="00F54308" w:rsidRPr="00C866A6">
        <w:rPr>
          <w:sz w:val="28"/>
          <w:szCs w:val="28"/>
          <w:lang w:val="vi-VN"/>
        </w:rPr>
        <w:t>.</w:t>
      </w:r>
      <w:r w:rsidR="00EA0917" w:rsidRPr="00C866A6">
        <w:rPr>
          <w:sz w:val="28"/>
          <w:szCs w:val="28"/>
        </w:rPr>
        <w:t xml:space="preserve"> </w:t>
      </w:r>
      <w:r w:rsidR="00F54308" w:rsidRPr="00C866A6">
        <w:rPr>
          <w:sz w:val="28"/>
          <w:szCs w:val="28"/>
        </w:rPr>
        <w:t>T</w:t>
      </w:r>
      <w:r w:rsidR="00EA0917" w:rsidRPr="00C866A6">
        <w:rPr>
          <w:sz w:val="28"/>
          <w:szCs w:val="28"/>
        </w:rPr>
        <w:t xml:space="preserve">iếp nhận, xử </w:t>
      </w:r>
      <w:r w:rsidR="00F54308" w:rsidRPr="00C866A6">
        <w:rPr>
          <w:sz w:val="28"/>
          <w:szCs w:val="28"/>
        </w:rPr>
        <w:t>lý</w:t>
      </w:r>
      <w:r w:rsidR="00EA0917" w:rsidRPr="00C866A6">
        <w:rPr>
          <w:sz w:val="28"/>
          <w:szCs w:val="28"/>
        </w:rPr>
        <w:t xml:space="preserve"> đối tượng vi phạm nội quy phiên </w:t>
      </w:r>
      <w:r w:rsidR="008A6679" w:rsidRPr="00C866A6">
        <w:rPr>
          <w:sz w:val="28"/>
          <w:szCs w:val="28"/>
        </w:rPr>
        <w:t>tòa</w:t>
      </w:r>
      <w:r w:rsidR="00112BFC" w:rsidRPr="00C866A6">
        <w:rPr>
          <w:sz w:val="28"/>
          <w:szCs w:val="28"/>
        </w:rPr>
        <w:t>, vi phạm pháp luật</w:t>
      </w:r>
      <w:r w:rsidR="00EA0917" w:rsidRPr="00C866A6">
        <w:rPr>
          <w:sz w:val="28"/>
          <w:szCs w:val="28"/>
        </w:rPr>
        <w:t xml:space="preserve"> khi lực lượng bảo vệ phiên </w:t>
      </w:r>
      <w:r w:rsidR="008A6679" w:rsidRPr="00C866A6">
        <w:rPr>
          <w:sz w:val="28"/>
          <w:szCs w:val="28"/>
        </w:rPr>
        <w:t>tòa</w:t>
      </w:r>
      <w:r w:rsidR="00DC66BC" w:rsidRPr="00C866A6">
        <w:rPr>
          <w:sz w:val="28"/>
          <w:szCs w:val="28"/>
        </w:rPr>
        <w:t>, phiên họp</w:t>
      </w:r>
      <w:r w:rsidR="00EA0917" w:rsidRPr="00C866A6">
        <w:rPr>
          <w:sz w:val="28"/>
          <w:szCs w:val="28"/>
        </w:rPr>
        <w:t xml:space="preserve"> </w:t>
      </w:r>
      <w:r w:rsidR="00F54308" w:rsidRPr="00C866A6">
        <w:rPr>
          <w:sz w:val="28"/>
          <w:szCs w:val="28"/>
        </w:rPr>
        <w:t>bàn</w:t>
      </w:r>
      <w:r w:rsidR="00F54308" w:rsidRPr="00C866A6">
        <w:rPr>
          <w:sz w:val="28"/>
          <w:szCs w:val="28"/>
          <w:lang w:val="vi-VN"/>
        </w:rPr>
        <w:t xml:space="preserve"> giao</w:t>
      </w:r>
      <w:r w:rsidR="000075FE" w:rsidRPr="00C866A6">
        <w:rPr>
          <w:sz w:val="28"/>
          <w:szCs w:val="28"/>
        </w:rPr>
        <w:t xml:space="preserve">. </w:t>
      </w:r>
    </w:p>
    <w:p w14:paraId="63DD5D83" w14:textId="78ACB5B5" w:rsidR="00650B58" w:rsidRPr="00C866A6" w:rsidRDefault="00112BFC" w:rsidP="00F67D8E">
      <w:pPr>
        <w:widowControl w:val="0"/>
        <w:spacing w:before="120" w:after="120" w:line="340" w:lineRule="exact"/>
        <w:ind w:firstLine="720"/>
        <w:jc w:val="both"/>
        <w:rPr>
          <w:sz w:val="28"/>
          <w:szCs w:val="28"/>
        </w:rPr>
      </w:pPr>
      <w:r w:rsidRPr="00C866A6">
        <w:rPr>
          <w:sz w:val="28"/>
          <w:szCs w:val="28"/>
        </w:rPr>
        <w:t xml:space="preserve">4. </w:t>
      </w:r>
      <w:r w:rsidR="00650B58" w:rsidRPr="00C866A6">
        <w:rPr>
          <w:sz w:val="28"/>
          <w:szCs w:val="28"/>
        </w:rPr>
        <w:t xml:space="preserve">Quan hệ phối hợp giữa đơn vị </w:t>
      </w:r>
      <w:r w:rsidR="00910C80" w:rsidRPr="00C866A6">
        <w:rPr>
          <w:sz w:val="28"/>
          <w:szCs w:val="28"/>
        </w:rPr>
        <w:t xml:space="preserve">chủ trì </w:t>
      </w:r>
      <w:r w:rsidR="00650B58" w:rsidRPr="00C866A6">
        <w:rPr>
          <w:sz w:val="28"/>
          <w:szCs w:val="28"/>
        </w:rPr>
        <w:t xml:space="preserve">với các đơn vị khác trong Công an nhân dân là mối quan hệ hiệp đồng chiến </w:t>
      </w:r>
      <w:r w:rsidR="00F54308" w:rsidRPr="00C866A6">
        <w:rPr>
          <w:sz w:val="28"/>
          <w:szCs w:val="28"/>
        </w:rPr>
        <w:t>đấu</w:t>
      </w:r>
      <w:r w:rsidR="00F54308" w:rsidRPr="00C866A6">
        <w:rPr>
          <w:sz w:val="28"/>
          <w:szCs w:val="28"/>
          <w:lang w:val="vi-VN"/>
        </w:rPr>
        <w:t>.</w:t>
      </w:r>
      <w:r w:rsidR="00650B58" w:rsidRPr="00C866A6">
        <w:rPr>
          <w:sz w:val="28"/>
          <w:szCs w:val="28"/>
        </w:rPr>
        <w:t xml:space="preserve"> </w:t>
      </w:r>
      <w:r w:rsidR="00F54308" w:rsidRPr="00C866A6">
        <w:rPr>
          <w:sz w:val="28"/>
          <w:szCs w:val="28"/>
        </w:rPr>
        <w:t>C</w:t>
      </w:r>
      <w:r w:rsidRPr="00C866A6">
        <w:rPr>
          <w:sz w:val="28"/>
          <w:szCs w:val="28"/>
        </w:rPr>
        <w:t>án bộ, chiến sĩ trong Công an nhân dân</w:t>
      </w:r>
      <w:r w:rsidR="00650B58" w:rsidRPr="00C866A6">
        <w:rPr>
          <w:sz w:val="28"/>
          <w:szCs w:val="28"/>
        </w:rPr>
        <w:t xml:space="preserve"> khi tham gia bảo vệ phiên </w:t>
      </w:r>
      <w:r w:rsidR="008A6679" w:rsidRPr="00C866A6">
        <w:rPr>
          <w:sz w:val="28"/>
          <w:szCs w:val="28"/>
        </w:rPr>
        <w:t>tòa</w:t>
      </w:r>
      <w:r w:rsidR="00AD219C" w:rsidRPr="00C866A6">
        <w:rPr>
          <w:sz w:val="28"/>
          <w:szCs w:val="28"/>
        </w:rPr>
        <w:t xml:space="preserve">, phiên họp </w:t>
      </w:r>
      <w:r w:rsidR="00650B58" w:rsidRPr="00C866A6">
        <w:rPr>
          <w:sz w:val="28"/>
          <w:szCs w:val="28"/>
        </w:rPr>
        <w:t xml:space="preserve">phải thực hiện đúng vị trí, nhiệm vụ được phân công và chấp hành mệnh lệnh của </w:t>
      </w:r>
      <w:r w:rsidR="006621FF" w:rsidRPr="00C866A6">
        <w:rPr>
          <w:sz w:val="28"/>
          <w:szCs w:val="28"/>
          <w:lang w:val="vi-VN"/>
        </w:rPr>
        <w:t>người chỉ huy hoặc cán bộ được giao phụ trách bảo vệ phiên tòa, phiên họp</w:t>
      </w:r>
      <w:r w:rsidR="00650B58" w:rsidRPr="00C866A6">
        <w:rPr>
          <w:sz w:val="28"/>
          <w:szCs w:val="28"/>
        </w:rPr>
        <w:t xml:space="preserve">; kịp thời báo cáo </w:t>
      </w:r>
      <w:r w:rsidR="00231B0D" w:rsidRPr="00C866A6">
        <w:rPr>
          <w:sz w:val="28"/>
          <w:szCs w:val="28"/>
        </w:rPr>
        <w:t xml:space="preserve">chỉ huy hoặc cán bộ được giao </w:t>
      </w:r>
      <w:r w:rsidR="00F54308" w:rsidRPr="00C866A6">
        <w:rPr>
          <w:sz w:val="28"/>
          <w:szCs w:val="28"/>
        </w:rPr>
        <w:t>phụ</w:t>
      </w:r>
      <w:r w:rsidR="00F54308" w:rsidRPr="00C866A6">
        <w:rPr>
          <w:sz w:val="28"/>
          <w:szCs w:val="28"/>
          <w:lang w:val="vi-VN"/>
        </w:rPr>
        <w:t xml:space="preserve"> trách </w:t>
      </w:r>
      <w:r w:rsidR="00231B0D" w:rsidRPr="00C866A6">
        <w:rPr>
          <w:sz w:val="28"/>
          <w:szCs w:val="28"/>
        </w:rPr>
        <w:t xml:space="preserve">bảo vệ phiên </w:t>
      </w:r>
      <w:r w:rsidR="008A6679" w:rsidRPr="00C866A6">
        <w:rPr>
          <w:sz w:val="28"/>
          <w:szCs w:val="28"/>
        </w:rPr>
        <w:t>tòa</w:t>
      </w:r>
      <w:r w:rsidR="00231B0D" w:rsidRPr="00C866A6">
        <w:rPr>
          <w:sz w:val="28"/>
          <w:szCs w:val="28"/>
        </w:rPr>
        <w:t>, phiên họp</w:t>
      </w:r>
      <w:r w:rsidR="004372DF" w:rsidRPr="00C866A6">
        <w:rPr>
          <w:sz w:val="28"/>
          <w:szCs w:val="28"/>
          <w:lang w:val="vi-VN"/>
        </w:rPr>
        <w:t xml:space="preserve"> </w:t>
      </w:r>
      <w:r w:rsidR="00650B58" w:rsidRPr="00C866A6">
        <w:rPr>
          <w:sz w:val="28"/>
          <w:szCs w:val="28"/>
        </w:rPr>
        <w:t xml:space="preserve">khi phát hiện các tình huống đột xuất, bất ngờ có thể ảnh hưởng đến công tác bảo đảm </w:t>
      </w:r>
      <w:r w:rsidR="00CF5266" w:rsidRPr="00C866A6">
        <w:rPr>
          <w:sz w:val="28"/>
          <w:szCs w:val="28"/>
        </w:rPr>
        <w:t xml:space="preserve">trật tự, </w:t>
      </w:r>
      <w:r w:rsidR="00C806C9" w:rsidRPr="00C866A6">
        <w:rPr>
          <w:sz w:val="28"/>
          <w:szCs w:val="28"/>
        </w:rPr>
        <w:t>an toàn</w:t>
      </w:r>
      <w:r w:rsidR="00CF5266" w:rsidRPr="00C866A6">
        <w:rPr>
          <w:sz w:val="28"/>
          <w:szCs w:val="28"/>
        </w:rPr>
        <w:t xml:space="preserve"> xã hội</w:t>
      </w:r>
      <w:r w:rsidR="00650B58" w:rsidRPr="00C866A6">
        <w:rPr>
          <w:sz w:val="28"/>
          <w:szCs w:val="28"/>
        </w:rPr>
        <w:t>.</w:t>
      </w:r>
    </w:p>
    <w:p w14:paraId="3E595716" w14:textId="34DEBCC9" w:rsidR="00112BFC" w:rsidRPr="00C866A6" w:rsidRDefault="00650B58" w:rsidP="00F67D8E">
      <w:pPr>
        <w:widowControl w:val="0"/>
        <w:spacing w:before="120" w:after="120" w:line="340" w:lineRule="exact"/>
        <w:ind w:firstLine="720"/>
        <w:jc w:val="both"/>
        <w:rPr>
          <w:sz w:val="28"/>
          <w:szCs w:val="28"/>
        </w:rPr>
      </w:pPr>
      <w:r w:rsidRPr="00C866A6">
        <w:rPr>
          <w:sz w:val="28"/>
          <w:szCs w:val="28"/>
        </w:rPr>
        <w:t xml:space="preserve">5. </w:t>
      </w:r>
      <w:r w:rsidR="00910C80" w:rsidRPr="00C866A6">
        <w:rPr>
          <w:sz w:val="28"/>
          <w:szCs w:val="28"/>
        </w:rPr>
        <w:t xml:space="preserve">Quan hệ phối hợp giữa đơn vị chủ trì với các đơn vị, </w:t>
      </w:r>
      <w:r w:rsidR="00112BFC" w:rsidRPr="00C866A6">
        <w:rPr>
          <w:sz w:val="28"/>
          <w:szCs w:val="28"/>
        </w:rPr>
        <w:t>cơ quan</w:t>
      </w:r>
      <w:r w:rsidR="00FA536B" w:rsidRPr="00C866A6">
        <w:rPr>
          <w:sz w:val="28"/>
          <w:szCs w:val="28"/>
        </w:rPr>
        <w:t>,</w:t>
      </w:r>
      <w:r w:rsidR="00112BFC" w:rsidRPr="00C866A6">
        <w:rPr>
          <w:sz w:val="28"/>
          <w:szCs w:val="28"/>
        </w:rPr>
        <w:t xml:space="preserve"> ban, ngành, </w:t>
      </w:r>
      <w:r w:rsidR="00112BFC" w:rsidRPr="00C866A6">
        <w:rPr>
          <w:bCs/>
          <w:sz w:val="28"/>
          <w:szCs w:val="28"/>
        </w:rPr>
        <w:t>chính quyền địa phương</w:t>
      </w:r>
      <w:r w:rsidR="00112BFC" w:rsidRPr="00C866A6">
        <w:rPr>
          <w:sz w:val="28"/>
          <w:szCs w:val="28"/>
        </w:rPr>
        <w:t xml:space="preserve"> khi tham gia bảo vệ phiên </w:t>
      </w:r>
      <w:r w:rsidR="008A6679" w:rsidRPr="00C866A6">
        <w:rPr>
          <w:sz w:val="28"/>
          <w:szCs w:val="28"/>
        </w:rPr>
        <w:t>tòa</w:t>
      </w:r>
      <w:r w:rsidR="00DD1AA8" w:rsidRPr="00C866A6">
        <w:rPr>
          <w:sz w:val="28"/>
          <w:szCs w:val="28"/>
        </w:rPr>
        <w:t>, phiên họp</w:t>
      </w:r>
      <w:r w:rsidR="001765C7" w:rsidRPr="00C866A6">
        <w:rPr>
          <w:sz w:val="28"/>
          <w:szCs w:val="28"/>
        </w:rPr>
        <w:t xml:space="preserve"> </w:t>
      </w:r>
      <w:r w:rsidR="00910C80" w:rsidRPr="00C866A6">
        <w:rPr>
          <w:sz w:val="28"/>
          <w:szCs w:val="28"/>
        </w:rPr>
        <w:t>là thực hiện nhiệm vụ theo</w:t>
      </w:r>
      <w:r w:rsidR="006F20FE" w:rsidRPr="00C866A6">
        <w:rPr>
          <w:sz w:val="28"/>
          <w:szCs w:val="28"/>
        </w:rPr>
        <w:t xml:space="preserve"> sự</w:t>
      </w:r>
      <w:r w:rsidR="00910C80" w:rsidRPr="00C866A6">
        <w:rPr>
          <w:sz w:val="28"/>
          <w:szCs w:val="28"/>
        </w:rPr>
        <w:t xml:space="preserve"> phân công trong kế hoạch </w:t>
      </w:r>
      <w:r w:rsidR="009B77C8" w:rsidRPr="00C866A6">
        <w:rPr>
          <w:sz w:val="28"/>
          <w:szCs w:val="28"/>
        </w:rPr>
        <w:t>đã</w:t>
      </w:r>
      <w:r w:rsidR="009B77C8" w:rsidRPr="00C866A6">
        <w:rPr>
          <w:sz w:val="28"/>
          <w:szCs w:val="28"/>
          <w:lang w:val="vi-VN"/>
        </w:rPr>
        <w:t xml:space="preserve"> được phê duyệt</w:t>
      </w:r>
      <w:r w:rsidR="00910C80" w:rsidRPr="00C866A6">
        <w:rPr>
          <w:sz w:val="28"/>
          <w:szCs w:val="28"/>
        </w:rPr>
        <w:t>.</w:t>
      </w:r>
    </w:p>
    <w:p w14:paraId="046EC16F" w14:textId="6B4C4211" w:rsidR="00AD6711" w:rsidRPr="00C866A6" w:rsidRDefault="00910C80" w:rsidP="00F67D8E">
      <w:pPr>
        <w:widowControl w:val="0"/>
        <w:spacing w:before="120" w:after="120" w:line="340" w:lineRule="exact"/>
        <w:ind w:firstLine="720"/>
        <w:jc w:val="both"/>
        <w:outlineLvl w:val="0"/>
        <w:rPr>
          <w:sz w:val="28"/>
          <w:szCs w:val="28"/>
        </w:rPr>
      </w:pPr>
      <w:r w:rsidRPr="00C866A6">
        <w:rPr>
          <w:sz w:val="28"/>
          <w:szCs w:val="28"/>
        </w:rPr>
        <w:t>6</w:t>
      </w:r>
      <w:r w:rsidR="00AD6711" w:rsidRPr="00C866A6">
        <w:rPr>
          <w:sz w:val="28"/>
          <w:szCs w:val="28"/>
        </w:rPr>
        <w:t xml:space="preserve">. Khi có vụ việc xảy ra thuộc thẩm quyền giải quyết của nhiều người hoặc nhiều đơn vị thì </w:t>
      </w:r>
      <w:r w:rsidR="00F54308" w:rsidRPr="00C866A6">
        <w:rPr>
          <w:sz w:val="28"/>
          <w:szCs w:val="28"/>
        </w:rPr>
        <w:t>người</w:t>
      </w:r>
      <w:r w:rsidR="00F54308" w:rsidRPr="00C866A6">
        <w:rPr>
          <w:sz w:val="28"/>
          <w:szCs w:val="28"/>
          <w:lang w:val="vi-VN"/>
        </w:rPr>
        <w:t>,</w:t>
      </w:r>
      <w:r w:rsidR="00AD6711" w:rsidRPr="00C866A6">
        <w:rPr>
          <w:sz w:val="28"/>
          <w:szCs w:val="28"/>
        </w:rPr>
        <w:t xml:space="preserve"> đơn vị phát hiện trước có trách nhiệm giải quyết vụ việc, sau đó chuyển giao cho </w:t>
      </w:r>
      <w:r w:rsidR="007E7CC3" w:rsidRPr="00C866A6">
        <w:rPr>
          <w:sz w:val="28"/>
          <w:szCs w:val="28"/>
        </w:rPr>
        <w:t>người</w:t>
      </w:r>
      <w:r w:rsidR="007E7CC3" w:rsidRPr="00C866A6">
        <w:rPr>
          <w:sz w:val="28"/>
          <w:szCs w:val="28"/>
          <w:lang w:val="vi-VN"/>
        </w:rPr>
        <w:t>,</w:t>
      </w:r>
      <w:r w:rsidR="00AD6711" w:rsidRPr="00C866A6">
        <w:rPr>
          <w:sz w:val="28"/>
          <w:szCs w:val="28"/>
        </w:rPr>
        <w:t xml:space="preserve"> đơn vị có thẩm quyền giải quyết. Nếu vụ việc không thuộc thẩm quyền giải quyết của các lực lượng đang làm nhiệm vụ bảo vệ phiên </w:t>
      </w:r>
      <w:r w:rsidR="007E7CC3" w:rsidRPr="00C866A6">
        <w:rPr>
          <w:sz w:val="28"/>
          <w:szCs w:val="28"/>
        </w:rPr>
        <w:t>tòa</w:t>
      </w:r>
      <w:r w:rsidR="007E7CC3" w:rsidRPr="00C866A6">
        <w:rPr>
          <w:sz w:val="28"/>
          <w:szCs w:val="28"/>
          <w:lang w:val="vi-VN"/>
        </w:rPr>
        <w:t>, phiên họp</w:t>
      </w:r>
      <w:r w:rsidR="00023006" w:rsidRPr="00C866A6">
        <w:rPr>
          <w:sz w:val="28"/>
          <w:szCs w:val="28"/>
        </w:rPr>
        <w:t xml:space="preserve"> </w:t>
      </w:r>
      <w:r w:rsidR="00AD6711" w:rsidRPr="00C866A6">
        <w:rPr>
          <w:sz w:val="28"/>
          <w:szCs w:val="28"/>
        </w:rPr>
        <w:t xml:space="preserve">thì </w:t>
      </w:r>
      <w:r w:rsidR="007E7CC3" w:rsidRPr="00C866A6">
        <w:rPr>
          <w:sz w:val="28"/>
          <w:szCs w:val="28"/>
        </w:rPr>
        <w:t>kịp</w:t>
      </w:r>
      <w:r w:rsidR="007E7CC3" w:rsidRPr="00C866A6">
        <w:rPr>
          <w:sz w:val="28"/>
          <w:szCs w:val="28"/>
          <w:lang w:val="vi-VN"/>
        </w:rPr>
        <w:t xml:space="preserve"> thời </w:t>
      </w:r>
      <w:r w:rsidR="00AD6711" w:rsidRPr="00C866A6">
        <w:rPr>
          <w:sz w:val="28"/>
          <w:szCs w:val="28"/>
        </w:rPr>
        <w:t>báo cáo cấp có thẩm quyền xem xét, quyết định.</w:t>
      </w:r>
    </w:p>
    <w:p w14:paraId="27FF7C05" w14:textId="303B2AC5" w:rsidR="00AD6711" w:rsidRPr="00C866A6" w:rsidRDefault="00910C80" w:rsidP="00F67D8E">
      <w:pPr>
        <w:widowControl w:val="0"/>
        <w:spacing w:before="120" w:after="120" w:line="340" w:lineRule="exact"/>
        <w:ind w:firstLine="720"/>
        <w:jc w:val="both"/>
        <w:rPr>
          <w:sz w:val="28"/>
          <w:szCs w:val="28"/>
        </w:rPr>
      </w:pPr>
      <w:r w:rsidRPr="00C866A6">
        <w:rPr>
          <w:sz w:val="28"/>
          <w:szCs w:val="28"/>
        </w:rPr>
        <w:t>7</w:t>
      </w:r>
      <w:r w:rsidR="00AD6711" w:rsidRPr="00C866A6">
        <w:rPr>
          <w:sz w:val="28"/>
          <w:szCs w:val="28"/>
        </w:rPr>
        <w:t xml:space="preserve">. Khi có vụ việc xảy ra mà trách nhiệm giải quyết ở mỗi giai đoạn khác nhau thuộc thẩm quyền giải quyết của các đơn vị khác nhau thì các đơn vị cùng bàn </w:t>
      </w:r>
      <w:r w:rsidR="009B77C8" w:rsidRPr="00C866A6">
        <w:rPr>
          <w:sz w:val="28"/>
          <w:szCs w:val="28"/>
        </w:rPr>
        <w:t>bạc</w:t>
      </w:r>
      <w:r w:rsidR="009B77C8" w:rsidRPr="00C866A6">
        <w:rPr>
          <w:sz w:val="28"/>
          <w:szCs w:val="28"/>
          <w:lang w:val="vi-VN"/>
        </w:rPr>
        <w:t>,</w:t>
      </w:r>
      <w:r w:rsidR="00AD6711" w:rsidRPr="00C866A6">
        <w:rPr>
          <w:sz w:val="28"/>
          <w:szCs w:val="28"/>
        </w:rPr>
        <w:t xml:space="preserve"> thống nhất giải quyết.</w:t>
      </w:r>
    </w:p>
    <w:p w14:paraId="284EEC54" w14:textId="77777777" w:rsidR="009E7044" w:rsidRPr="00C866A6" w:rsidRDefault="009E7044" w:rsidP="00F67D8E">
      <w:pPr>
        <w:widowControl w:val="0"/>
        <w:spacing w:line="340" w:lineRule="exact"/>
        <w:jc w:val="center"/>
        <w:rPr>
          <w:b/>
          <w:bCs/>
          <w:sz w:val="28"/>
          <w:szCs w:val="28"/>
        </w:rPr>
      </w:pPr>
      <w:r w:rsidRPr="00C866A6">
        <w:rPr>
          <w:b/>
          <w:bCs/>
          <w:sz w:val="28"/>
          <w:szCs w:val="28"/>
        </w:rPr>
        <w:t>Chương IV</w:t>
      </w:r>
    </w:p>
    <w:p w14:paraId="76CD230F" w14:textId="77777777" w:rsidR="009E7044" w:rsidRPr="00C866A6" w:rsidRDefault="009E7044" w:rsidP="00F67D8E">
      <w:pPr>
        <w:widowControl w:val="0"/>
        <w:spacing w:line="340" w:lineRule="exact"/>
        <w:jc w:val="center"/>
        <w:rPr>
          <w:b/>
          <w:sz w:val="28"/>
          <w:szCs w:val="28"/>
        </w:rPr>
      </w:pPr>
      <w:r w:rsidRPr="00C866A6">
        <w:rPr>
          <w:b/>
          <w:sz w:val="28"/>
          <w:szCs w:val="28"/>
        </w:rPr>
        <w:t>XỬ LÝ MỘT SỐ TÌNH HUỐNG KHI THỰC HIỆN</w:t>
      </w:r>
    </w:p>
    <w:p w14:paraId="36C700C5" w14:textId="77777777" w:rsidR="009E7044" w:rsidRPr="00C866A6" w:rsidRDefault="009E7044" w:rsidP="00F67D8E">
      <w:pPr>
        <w:widowControl w:val="0"/>
        <w:spacing w:line="340" w:lineRule="exact"/>
        <w:jc w:val="center"/>
        <w:rPr>
          <w:rFonts w:ascii="Times New Roman Bold" w:hAnsi="Times New Roman Bold"/>
          <w:sz w:val="28"/>
          <w:szCs w:val="28"/>
        </w:rPr>
      </w:pPr>
      <w:r w:rsidRPr="00C866A6">
        <w:rPr>
          <w:b/>
          <w:sz w:val="28"/>
          <w:szCs w:val="28"/>
        </w:rPr>
        <w:t>NHIỆM VỤ BẢO VỆ PHIÊN TÒA, PHIÊN HỌP</w:t>
      </w:r>
    </w:p>
    <w:p w14:paraId="3678FD86" w14:textId="2A05196B" w:rsidR="00910C80" w:rsidRPr="00C866A6" w:rsidRDefault="00910C80" w:rsidP="00F67D8E">
      <w:pPr>
        <w:widowControl w:val="0"/>
        <w:autoSpaceDE w:val="0"/>
        <w:autoSpaceDN w:val="0"/>
        <w:adjustRightInd w:val="0"/>
        <w:spacing w:before="120" w:after="120" w:line="340" w:lineRule="exact"/>
        <w:ind w:firstLine="720"/>
        <w:jc w:val="both"/>
        <w:rPr>
          <w:rFonts w:ascii="Times New Roman Bold" w:hAnsi="Times New Roman Bold"/>
          <w:sz w:val="28"/>
          <w:szCs w:val="28"/>
        </w:rPr>
      </w:pPr>
      <w:r w:rsidRPr="00C866A6">
        <w:rPr>
          <w:rFonts w:ascii="Times New Roman Bold" w:hAnsi="Times New Roman Bold" w:hint="eastAsia"/>
          <w:b/>
          <w:bCs/>
          <w:sz w:val="28"/>
          <w:szCs w:val="28"/>
        </w:rPr>
        <w:t>Đ</w:t>
      </w:r>
      <w:r w:rsidRPr="00C866A6">
        <w:rPr>
          <w:rFonts w:ascii="Times New Roman Bold" w:hAnsi="Times New Roman Bold"/>
          <w:b/>
          <w:bCs/>
          <w:sz w:val="28"/>
          <w:szCs w:val="28"/>
        </w:rPr>
        <w:t>iều 1</w:t>
      </w:r>
      <w:r w:rsidR="00180D69" w:rsidRPr="00C866A6">
        <w:rPr>
          <w:rFonts w:ascii="Times New Roman Bold" w:hAnsi="Times New Roman Bold"/>
          <w:b/>
          <w:bCs/>
          <w:sz w:val="28"/>
          <w:szCs w:val="28"/>
        </w:rPr>
        <w:t>4</w:t>
      </w:r>
      <w:r w:rsidR="00A85680" w:rsidRPr="00C866A6">
        <w:rPr>
          <w:rFonts w:ascii="Times New Roman Bold" w:hAnsi="Times New Roman Bold"/>
          <w:b/>
          <w:bCs/>
          <w:sz w:val="28"/>
          <w:szCs w:val="28"/>
        </w:rPr>
        <w:t xml:space="preserve">. </w:t>
      </w:r>
      <w:r w:rsidRPr="00C866A6">
        <w:rPr>
          <w:rFonts w:ascii="Times New Roman Bold" w:hAnsi="Times New Roman Bold"/>
          <w:b/>
          <w:bCs/>
          <w:sz w:val="28"/>
          <w:szCs w:val="28"/>
        </w:rPr>
        <w:t>Xử l</w:t>
      </w:r>
      <w:r w:rsidRPr="00C866A6">
        <w:rPr>
          <w:rFonts w:ascii="Times New Roman Bold" w:hAnsi="Times New Roman Bold" w:hint="eastAsia"/>
          <w:b/>
          <w:bCs/>
          <w:sz w:val="28"/>
          <w:szCs w:val="28"/>
        </w:rPr>
        <w:t>ý</w:t>
      </w:r>
      <w:r w:rsidRPr="00C866A6">
        <w:rPr>
          <w:rFonts w:ascii="Times New Roman Bold" w:hAnsi="Times New Roman Bold"/>
          <w:b/>
          <w:bCs/>
          <w:sz w:val="28"/>
          <w:szCs w:val="28"/>
        </w:rPr>
        <w:t xml:space="preserve"> t</w:t>
      </w:r>
      <w:r w:rsidRPr="00C866A6">
        <w:rPr>
          <w:rFonts w:ascii="Times New Roman Bold" w:hAnsi="Times New Roman Bold" w:hint="eastAsia"/>
          <w:b/>
          <w:bCs/>
          <w:sz w:val="28"/>
          <w:szCs w:val="28"/>
        </w:rPr>
        <w:t>ì</w:t>
      </w:r>
      <w:r w:rsidRPr="00C866A6">
        <w:rPr>
          <w:rFonts w:ascii="Times New Roman Bold" w:hAnsi="Times New Roman Bold"/>
          <w:b/>
          <w:bCs/>
          <w:sz w:val="28"/>
          <w:szCs w:val="28"/>
        </w:rPr>
        <w:t>nh huống vi phạm trật tự, nội quy phi</w:t>
      </w:r>
      <w:r w:rsidRPr="00C866A6">
        <w:rPr>
          <w:rFonts w:ascii="Times New Roman Bold" w:hAnsi="Times New Roman Bold" w:hint="eastAsia"/>
          <w:b/>
          <w:bCs/>
          <w:sz w:val="28"/>
          <w:szCs w:val="28"/>
        </w:rPr>
        <w:t>ê</w:t>
      </w:r>
      <w:r w:rsidRPr="00C866A6">
        <w:rPr>
          <w:rFonts w:ascii="Times New Roman Bold" w:hAnsi="Times New Roman Bold"/>
          <w:b/>
          <w:bCs/>
          <w:sz w:val="28"/>
          <w:szCs w:val="28"/>
        </w:rPr>
        <w:t xml:space="preserve">n </w:t>
      </w:r>
      <w:r w:rsidR="008A6679" w:rsidRPr="00C866A6">
        <w:rPr>
          <w:rFonts w:ascii="Times New Roman Bold" w:hAnsi="Times New Roman Bold"/>
          <w:b/>
          <w:bCs/>
          <w:sz w:val="28"/>
          <w:szCs w:val="28"/>
        </w:rPr>
        <w:t>tòa</w:t>
      </w:r>
    </w:p>
    <w:p w14:paraId="5AA2CE27" w14:textId="113D8798" w:rsidR="00910C80" w:rsidRPr="00C866A6" w:rsidRDefault="00910C80" w:rsidP="00F67D8E">
      <w:pPr>
        <w:widowControl w:val="0"/>
        <w:autoSpaceDE w:val="0"/>
        <w:autoSpaceDN w:val="0"/>
        <w:adjustRightInd w:val="0"/>
        <w:spacing w:before="120" w:after="120" w:line="340" w:lineRule="exact"/>
        <w:ind w:firstLine="720"/>
        <w:jc w:val="both"/>
        <w:rPr>
          <w:sz w:val="28"/>
          <w:szCs w:val="28"/>
        </w:rPr>
      </w:pPr>
      <w:r w:rsidRPr="00C866A6">
        <w:rPr>
          <w:sz w:val="28"/>
          <w:szCs w:val="28"/>
        </w:rPr>
        <w:t>1. Cán bộ, chiến sĩ làm nhiệm vụ có trách nhiệm kiểm soát chặt chẽ ng</w:t>
      </w:r>
      <w:r w:rsidRPr="00C866A6">
        <w:rPr>
          <w:sz w:val="28"/>
          <w:szCs w:val="28"/>
          <w:lang w:val="vi-VN"/>
        </w:rPr>
        <w:t xml:space="preserve">ười tham gia phiên </w:t>
      </w:r>
      <w:r w:rsidR="008A6679" w:rsidRPr="00C866A6">
        <w:rPr>
          <w:sz w:val="28"/>
          <w:szCs w:val="28"/>
          <w:lang w:val="vi-VN"/>
        </w:rPr>
        <w:t>tòa</w:t>
      </w:r>
      <w:r w:rsidR="00180D69" w:rsidRPr="00C866A6">
        <w:rPr>
          <w:sz w:val="28"/>
          <w:szCs w:val="28"/>
        </w:rPr>
        <w:t xml:space="preserve">, phiên họp </w:t>
      </w:r>
      <w:r w:rsidRPr="00C866A6">
        <w:rPr>
          <w:sz w:val="28"/>
          <w:szCs w:val="28"/>
        </w:rPr>
        <w:t xml:space="preserve">theo giấy triệu tập, giấy mời của </w:t>
      </w:r>
      <w:r w:rsidR="008A6679" w:rsidRPr="00C866A6">
        <w:rPr>
          <w:sz w:val="28"/>
          <w:szCs w:val="28"/>
        </w:rPr>
        <w:t>Tòa</w:t>
      </w:r>
      <w:r w:rsidRPr="00C866A6">
        <w:rPr>
          <w:sz w:val="28"/>
          <w:szCs w:val="28"/>
        </w:rPr>
        <w:t xml:space="preserve"> án</w:t>
      </w:r>
      <w:r w:rsidR="006A01D5" w:rsidRPr="00C866A6">
        <w:rPr>
          <w:sz w:val="28"/>
          <w:szCs w:val="28"/>
        </w:rPr>
        <w:t xml:space="preserve"> nhân dân</w:t>
      </w:r>
      <w:r w:rsidRPr="00C866A6">
        <w:rPr>
          <w:sz w:val="28"/>
          <w:szCs w:val="28"/>
        </w:rPr>
        <w:t>, các giấy tờ khác có liên quan. Không cho ng</w:t>
      </w:r>
      <w:r w:rsidRPr="00C866A6">
        <w:rPr>
          <w:sz w:val="28"/>
          <w:szCs w:val="28"/>
          <w:lang w:val="vi-VN"/>
        </w:rPr>
        <w:t xml:space="preserve">ười tham gia phiên </w:t>
      </w:r>
      <w:r w:rsidR="008A6679" w:rsidRPr="00C866A6">
        <w:rPr>
          <w:sz w:val="28"/>
          <w:szCs w:val="28"/>
          <w:lang w:val="vi-VN"/>
        </w:rPr>
        <w:t>tòa</w:t>
      </w:r>
      <w:r w:rsidRPr="00C866A6">
        <w:rPr>
          <w:sz w:val="28"/>
          <w:szCs w:val="28"/>
        </w:rPr>
        <w:t xml:space="preserve">, phiên họp </w:t>
      </w:r>
      <w:r w:rsidRPr="00C866A6">
        <w:rPr>
          <w:sz w:val="28"/>
          <w:szCs w:val="28"/>
        </w:rPr>
        <w:lastRenderedPageBreak/>
        <w:t>mang đồ vật cấm</w:t>
      </w:r>
      <w:r w:rsidR="00180D69" w:rsidRPr="00C866A6">
        <w:rPr>
          <w:sz w:val="28"/>
          <w:szCs w:val="28"/>
        </w:rPr>
        <w:t xml:space="preserve"> vào phòng xử án, phòng họp; trường hợp</w:t>
      </w:r>
      <w:r w:rsidRPr="00C866A6">
        <w:rPr>
          <w:sz w:val="28"/>
          <w:szCs w:val="28"/>
        </w:rPr>
        <w:t xml:space="preserve"> phát hiện vật cấm phải thu giữ ngay và báo cáo Chủ tọa phiên </w:t>
      </w:r>
      <w:r w:rsidR="008A6679" w:rsidRPr="00C866A6">
        <w:rPr>
          <w:sz w:val="28"/>
          <w:szCs w:val="28"/>
        </w:rPr>
        <w:t>tòa</w:t>
      </w:r>
      <w:r w:rsidR="00180D69" w:rsidRPr="00C866A6">
        <w:rPr>
          <w:sz w:val="28"/>
          <w:szCs w:val="28"/>
        </w:rPr>
        <w:t>, phiên họp.</w:t>
      </w:r>
    </w:p>
    <w:p w14:paraId="32CB969E" w14:textId="38E7B0C5" w:rsidR="00910C80" w:rsidRPr="00C866A6" w:rsidRDefault="00910C80" w:rsidP="00F67D8E">
      <w:pPr>
        <w:widowControl w:val="0"/>
        <w:autoSpaceDE w:val="0"/>
        <w:autoSpaceDN w:val="0"/>
        <w:adjustRightInd w:val="0"/>
        <w:spacing w:before="120" w:after="120" w:line="340" w:lineRule="exact"/>
        <w:ind w:firstLine="720"/>
        <w:jc w:val="both"/>
        <w:rPr>
          <w:spacing w:val="2"/>
          <w:sz w:val="28"/>
          <w:szCs w:val="28"/>
        </w:rPr>
      </w:pPr>
      <w:r w:rsidRPr="00C866A6">
        <w:rPr>
          <w:spacing w:val="2"/>
          <w:sz w:val="28"/>
          <w:szCs w:val="28"/>
        </w:rPr>
        <w:t>2. Cán bộ, chiến sĩ làm nhiệm vụ khi phát hiện ng</w:t>
      </w:r>
      <w:r w:rsidRPr="00C866A6">
        <w:rPr>
          <w:spacing w:val="2"/>
          <w:sz w:val="28"/>
          <w:szCs w:val="28"/>
          <w:lang w:val="vi-VN"/>
        </w:rPr>
        <w:t xml:space="preserve">ười vi phạm trật tự, nội quy phiên </w:t>
      </w:r>
      <w:r w:rsidR="009A6D67" w:rsidRPr="00C866A6">
        <w:rPr>
          <w:spacing w:val="2"/>
          <w:sz w:val="28"/>
          <w:szCs w:val="28"/>
          <w:lang w:val="vi-VN"/>
        </w:rPr>
        <w:t>tòa, phiên họp</w:t>
      </w:r>
      <w:r w:rsidR="00023006" w:rsidRPr="00C866A6">
        <w:rPr>
          <w:spacing w:val="2"/>
          <w:sz w:val="28"/>
          <w:szCs w:val="28"/>
          <w:lang w:val="vi-VN"/>
        </w:rPr>
        <w:t xml:space="preserve"> </w:t>
      </w:r>
      <w:r w:rsidRPr="00C866A6">
        <w:rPr>
          <w:spacing w:val="2"/>
          <w:sz w:val="28"/>
          <w:szCs w:val="28"/>
        </w:rPr>
        <w:t xml:space="preserve">có trách nhiệm nhắc nhở, nếu vi phạm ở mức độ nghiêm trọng </w:t>
      </w:r>
      <w:r w:rsidR="006621FF" w:rsidRPr="00C866A6">
        <w:rPr>
          <w:spacing w:val="2"/>
          <w:sz w:val="28"/>
          <w:szCs w:val="28"/>
          <w:lang w:val="vi-VN"/>
        </w:rPr>
        <w:t>người chỉ huy hoặc cán bộ được giao phụ trách bảo vệ phiên tòa, phiên họp</w:t>
      </w:r>
      <w:r w:rsidR="007E7CC3" w:rsidRPr="00C866A6">
        <w:rPr>
          <w:spacing w:val="2"/>
          <w:sz w:val="28"/>
          <w:szCs w:val="28"/>
          <w:lang w:val="vi-VN"/>
        </w:rPr>
        <w:t xml:space="preserve"> </w:t>
      </w:r>
      <w:r w:rsidRPr="00C866A6">
        <w:rPr>
          <w:spacing w:val="2"/>
          <w:sz w:val="28"/>
          <w:szCs w:val="28"/>
        </w:rPr>
        <w:t>phải xử lý tình huống theo ph</w:t>
      </w:r>
      <w:r w:rsidRPr="00C866A6">
        <w:rPr>
          <w:spacing w:val="2"/>
          <w:sz w:val="28"/>
          <w:szCs w:val="28"/>
          <w:lang w:val="vi-VN"/>
        </w:rPr>
        <w:t>ương án đ</w:t>
      </w:r>
      <w:r w:rsidRPr="00C866A6">
        <w:rPr>
          <w:spacing w:val="2"/>
          <w:sz w:val="28"/>
          <w:szCs w:val="28"/>
        </w:rPr>
        <w:t xml:space="preserve">ã được phê duyệt, kịp thời báo cáo Chủ tọa phiên </w:t>
      </w:r>
      <w:r w:rsidR="008A6679" w:rsidRPr="00C866A6">
        <w:rPr>
          <w:spacing w:val="2"/>
          <w:sz w:val="28"/>
          <w:szCs w:val="28"/>
        </w:rPr>
        <w:t>tòa</w:t>
      </w:r>
      <w:r w:rsidR="00180D69" w:rsidRPr="00C866A6">
        <w:rPr>
          <w:spacing w:val="2"/>
          <w:sz w:val="28"/>
          <w:szCs w:val="28"/>
        </w:rPr>
        <w:t>, phiên họp</w:t>
      </w:r>
      <w:r w:rsidR="001B0DD8" w:rsidRPr="00C866A6">
        <w:rPr>
          <w:spacing w:val="2"/>
          <w:sz w:val="28"/>
          <w:szCs w:val="28"/>
        </w:rPr>
        <w:t xml:space="preserve"> </w:t>
      </w:r>
      <w:r w:rsidR="003A68DA" w:rsidRPr="00C866A6">
        <w:rPr>
          <w:spacing w:val="2"/>
          <w:sz w:val="28"/>
          <w:szCs w:val="28"/>
        </w:rPr>
        <w:t xml:space="preserve">để </w:t>
      </w:r>
      <w:r w:rsidRPr="00C866A6">
        <w:rPr>
          <w:spacing w:val="2"/>
          <w:sz w:val="28"/>
          <w:szCs w:val="28"/>
        </w:rPr>
        <w:t>xử lý theo quy định.</w:t>
      </w:r>
    </w:p>
    <w:p w14:paraId="475E0D2E" w14:textId="2E9F7FB5" w:rsidR="00910C80" w:rsidRPr="00C866A6" w:rsidRDefault="003A68DA" w:rsidP="00F67D8E">
      <w:pPr>
        <w:widowControl w:val="0"/>
        <w:autoSpaceDE w:val="0"/>
        <w:autoSpaceDN w:val="0"/>
        <w:adjustRightInd w:val="0"/>
        <w:spacing w:before="120" w:after="120" w:line="340" w:lineRule="exact"/>
        <w:ind w:firstLine="720"/>
        <w:jc w:val="both"/>
        <w:rPr>
          <w:sz w:val="28"/>
          <w:szCs w:val="28"/>
        </w:rPr>
      </w:pPr>
      <w:r w:rsidRPr="00C866A6">
        <w:rPr>
          <w:sz w:val="28"/>
          <w:szCs w:val="28"/>
        </w:rPr>
        <w:t>3</w:t>
      </w:r>
      <w:r w:rsidR="00180D69" w:rsidRPr="00C866A6">
        <w:rPr>
          <w:sz w:val="28"/>
          <w:szCs w:val="28"/>
        </w:rPr>
        <w:t>. Trong phòng xử án</w:t>
      </w:r>
      <w:r w:rsidR="00666506" w:rsidRPr="00C866A6">
        <w:rPr>
          <w:sz w:val="28"/>
          <w:szCs w:val="28"/>
        </w:rPr>
        <w:t>, phòng họp</w:t>
      </w:r>
      <w:r w:rsidR="00910C80" w:rsidRPr="00C866A6">
        <w:rPr>
          <w:sz w:val="28"/>
          <w:szCs w:val="28"/>
        </w:rPr>
        <w:t xml:space="preserve"> nếu có ng</w:t>
      </w:r>
      <w:r w:rsidR="00910C80" w:rsidRPr="00C866A6">
        <w:rPr>
          <w:sz w:val="28"/>
          <w:szCs w:val="28"/>
          <w:lang w:val="vi-VN"/>
        </w:rPr>
        <w:t xml:space="preserve">ười vi phạm nội quy phiên </w:t>
      </w:r>
      <w:r w:rsidR="007E7CC3" w:rsidRPr="00C866A6">
        <w:rPr>
          <w:sz w:val="28"/>
          <w:szCs w:val="28"/>
          <w:lang w:val="vi-VN"/>
        </w:rPr>
        <w:t>tòa, phiên họp</w:t>
      </w:r>
      <w:r w:rsidR="00023006" w:rsidRPr="00C866A6">
        <w:rPr>
          <w:sz w:val="28"/>
          <w:szCs w:val="28"/>
          <w:lang w:val="vi-VN"/>
        </w:rPr>
        <w:t xml:space="preserve"> </w:t>
      </w:r>
      <w:r w:rsidR="00910C80" w:rsidRPr="00C866A6">
        <w:rPr>
          <w:sz w:val="28"/>
          <w:szCs w:val="28"/>
        </w:rPr>
        <w:t xml:space="preserve">mà Chủ tọa phiên </w:t>
      </w:r>
      <w:r w:rsidR="008A6679" w:rsidRPr="00C866A6">
        <w:rPr>
          <w:sz w:val="28"/>
          <w:szCs w:val="28"/>
        </w:rPr>
        <w:t>tòa</w:t>
      </w:r>
      <w:r w:rsidR="00180D69" w:rsidRPr="00C866A6">
        <w:rPr>
          <w:sz w:val="28"/>
          <w:szCs w:val="28"/>
        </w:rPr>
        <w:t xml:space="preserve">, phiên họp </w:t>
      </w:r>
      <w:r w:rsidR="00910C80" w:rsidRPr="00C866A6">
        <w:rPr>
          <w:sz w:val="28"/>
          <w:szCs w:val="28"/>
        </w:rPr>
        <w:t>ch</w:t>
      </w:r>
      <w:r w:rsidR="00910C80" w:rsidRPr="00C866A6">
        <w:rPr>
          <w:sz w:val="28"/>
          <w:szCs w:val="28"/>
          <w:lang w:val="vi-VN"/>
        </w:rPr>
        <w:t>ưa phát hiện</w:t>
      </w:r>
      <w:r w:rsidR="00666506" w:rsidRPr="00C866A6">
        <w:rPr>
          <w:sz w:val="28"/>
          <w:szCs w:val="28"/>
        </w:rPr>
        <w:t xml:space="preserve"> </w:t>
      </w:r>
      <w:r w:rsidR="00910C80" w:rsidRPr="00C866A6">
        <w:rPr>
          <w:sz w:val="28"/>
          <w:szCs w:val="28"/>
          <w:lang w:val="vi-VN"/>
        </w:rPr>
        <w:t>th</w:t>
      </w:r>
      <w:r w:rsidR="00666506" w:rsidRPr="00C866A6">
        <w:rPr>
          <w:sz w:val="28"/>
          <w:szCs w:val="28"/>
        </w:rPr>
        <w:t xml:space="preserve">ì cán bộ, chiến sĩ bảo vệ </w:t>
      </w:r>
      <w:r w:rsidR="00910C80" w:rsidRPr="00C866A6">
        <w:rPr>
          <w:sz w:val="28"/>
          <w:szCs w:val="28"/>
        </w:rPr>
        <w:t xml:space="preserve">có trách nhiệm ngăn chặn kịp thời và báo cáo Chủ tọa phiên </w:t>
      </w:r>
      <w:r w:rsidR="008A6679" w:rsidRPr="00C866A6">
        <w:rPr>
          <w:sz w:val="28"/>
          <w:szCs w:val="28"/>
        </w:rPr>
        <w:t>tòa</w:t>
      </w:r>
      <w:r w:rsidR="00666506" w:rsidRPr="00C866A6">
        <w:rPr>
          <w:sz w:val="28"/>
          <w:szCs w:val="28"/>
        </w:rPr>
        <w:t>, phiên họp</w:t>
      </w:r>
      <w:r w:rsidR="00910C80" w:rsidRPr="00C866A6">
        <w:rPr>
          <w:sz w:val="28"/>
          <w:szCs w:val="28"/>
        </w:rPr>
        <w:t xml:space="preserve"> để xử lý theo quy định.</w:t>
      </w:r>
    </w:p>
    <w:p w14:paraId="7E2C791F" w14:textId="313FF49F" w:rsidR="00910C80" w:rsidRPr="00C866A6" w:rsidRDefault="00910C80" w:rsidP="00F67D8E">
      <w:pPr>
        <w:widowControl w:val="0"/>
        <w:spacing w:before="120" w:after="120" w:line="340" w:lineRule="exact"/>
        <w:ind w:firstLine="720"/>
        <w:jc w:val="both"/>
        <w:outlineLvl w:val="0"/>
        <w:rPr>
          <w:sz w:val="28"/>
          <w:szCs w:val="28"/>
        </w:rPr>
      </w:pPr>
      <w:r w:rsidRPr="00C866A6">
        <w:rPr>
          <w:b/>
          <w:sz w:val="28"/>
          <w:szCs w:val="28"/>
        </w:rPr>
        <w:t>Điều 1</w:t>
      </w:r>
      <w:r w:rsidR="00814460" w:rsidRPr="00C866A6">
        <w:rPr>
          <w:b/>
          <w:sz w:val="28"/>
          <w:szCs w:val="28"/>
        </w:rPr>
        <w:t>5</w:t>
      </w:r>
      <w:r w:rsidRPr="00C866A6">
        <w:rPr>
          <w:b/>
          <w:sz w:val="28"/>
          <w:szCs w:val="28"/>
        </w:rPr>
        <w:t xml:space="preserve">. Xử lý tình huống cháy, nổ tại phiên </w:t>
      </w:r>
      <w:r w:rsidR="008A6679" w:rsidRPr="00C866A6">
        <w:rPr>
          <w:b/>
          <w:sz w:val="28"/>
          <w:szCs w:val="28"/>
        </w:rPr>
        <w:t>tòa</w:t>
      </w:r>
      <w:r w:rsidRPr="00C866A6">
        <w:rPr>
          <w:b/>
          <w:sz w:val="28"/>
          <w:szCs w:val="28"/>
        </w:rPr>
        <w:t>, phiên họp</w:t>
      </w:r>
    </w:p>
    <w:p w14:paraId="0B2F8B2F" w14:textId="4D4514F9" w:rsidR="00910C80" w:rsidRPr="00C866A6" w:rsidRDefault="00910C80" w:rsidP="00F67D8E">
      <w:pPr>
        <w:widowControl w:val="0"/>
        <w:spacing w:before="120" w:after="120" w:line="340" w:lineRule="exact"/>
        <w:ind w:firstLine="720"/>
        <w:jc w:val="both"/>
        <w:outlineLvl w:val="0"/>
        <w:rPr>
          <w:sz w:val="28"/>
          <w:szCs w:val="28"/>
        </w:rPr>
      </w:pPr>
      <w:r w:rsidRPr="00C866A6">
        <w:rPr>
          <w:sz w:val="28"/>
          <w:szCs w:val="28"/>
        </w:rPr>
        <w:t xml:space="preserve">1. Trường hợp phát hiện có vũ khí, vật liệu nổ, công cụ hỗ trợ được đưa vào phiên </w:t>
      </w:r>
      <w:r w:rsidR="008A6679" w:rsidRPr="00C866A6">
        <w:rPr>
          <w:sz w:val="28"/>
          <w:szCs w:val="28"/>
        </w:rPr>
        <w:t>tòa</w:t>
      </w:r>
      <w:r w:rsidR="00666506" w:rsidRPr="00C866A6">
        <w:rPr>
          <w:sz w:val="28"/>
          <w:szCs w:val="28"/>
        </w:rPr>
        <w:t xml:space="preserve">, phiên họp </w:t>
      </w:r>
      <w:r w:rsidRPr="00C866A6">
        <w:rPr>
          <w:sz w:val="28"/>
          <w:szCs w:val="28"/>
        </w:rPr>
        <w:t xml:space="preserve">trái quy định thì cán bộ, chiến sĩ làm nhiệm vụ bảo vệ có trách nhiệm báo cáo ngay Chủ tọa phiên </w:t>
      </w:r>
      <w:r w:rsidR="008A6679" w:rsidRPr="00C866A6">
        <w:rPr>
          <w:sz w:val="28"/>
          <w:szCs w:val="28"/>
        </w:rPr>
        <w:t>tòa</w:t>
      </w:r>
      <w:r w:rsidRPr="00C866A6">
        <w:rPr>
          <w:sz w:val="28"/>
          <w:szCs w:val="28"/>
        </w:rPr>
        <w:t>,</w:t>
      </w:r>
      <w:r w:rsidR="00666506" w:rsidRPr="00C866A6">
        <w:rPr>
          <w:sz w:val="28"/>
          <w:szCs w:val="28"/>
        </w:rPr>
        <w:t xml:space="preserve"> phiên họp,</w:t>
      </w:r>
      <w:r w:rsidRPr="00C866A6">
        <w:rPr>
          <w:sz w:val="28"/>
          <w:szCs w:val="28"/>
        </w:rPr>
        <w:t xml:space="preserve"> cơ quan, lực lượng chuyên môn và khẩn trương triển khai thực hiện phương án đã được phê duyệt, sơ tán mọi người ra khỏi khu vực nguy hiểm, đồng thời báo cáo người có thẩm quyền để chỉ đạo giải quyết.</w:t>
      </w:r>
    </w:p>
    <w:p w14:paraId="39FB335C" w14:textId="57A65BFC" w:rsidR="00910C80" w:rsidRPr="00C866A6" w:rsidRDefault="00910C80" w:rsidP="00F67D8E">
      <w:pPr>
        <w:widowControl w:val="0"/>
        <w:spacing w:before="120" w:after="120" w:line="340" w:lineRule="exact"/>
        <w:ind w:firstLine="720"/>
        <w:jc w:val="both"/>
        <w:outlineLvl w:val="0"/>
        <w:rPr>
          <w:sz w:val="28"/>
          <w:szCs w:val="28"/>
        </w:rPr>
      </w:pPr>
      <w:r w:rsidRPr="00C866A6">
        <w:rPr>
          <w:sz w:val="28"/>
          <w:szCs w:val="28"/>
        </w:rPr>
        <w:t xml:space="preserve">2. Trường hợp xảy ra cháy, nổ </w:t>
      </w:r>
      <w:r w:rsidR="003A68DA" w:rsidRPr="00C866A6">
        <w:rPr>
          <w:sz w:val="28"/>
          <w:szCs w:val="28"/>
        </w:rPr>
        <w:t xml:space="preserve">trong phiên </w:t>
      </w:r>
      <w:r w:rsidR="008A6679" w:rsidRPr="00C866A6">
        <w:rPr>
          <w:sz w:val="28"/>
          <w:szCs w:val="28"/>
        </w:rPr>
        <w:t>tòa</w:t>
      </w:r>
      <w:r w:rsidR="003A68DA" w:rsidRPr="00C866A6">
        <w:rPr>
          <w:sz w:val="28"/>
          <w:szCs w:val="28"/>
        </w:rPr>
        <w:t>, phiên họp</w:t>
      </w:r>
      <w:r w:rsidR="001B0DD8" w:rsidRPr="00C866A6">
        <w:rPr>
          <w:sz w:val="28"/>
          <w:szCs w:val="28"/>
        </w:rPr>
        <w:t xml:space="preserve"> </w:t>
      </w:r>
      <w:r w:rsidRPr="00C866A6">
        <w:rPr>
          <w:sz w:val="28"/>
          <w:szCs w:val="28"/>
        </w:rPr>
        <w:t>thì cán bộ, chiến sĩ làm nhiệm vụ bảo vệ phải phối hợp với các lực lượng sơ tán ngay</w:t>
      </w:r>
      <w:r w:rsidR="00B97A25" w:rsidRPr="00C866A6">
        <w:rPr>
          <w:sz w:val="28"/>
          <w:szCs w:val="28"/>
        </w:rPr>
        <w:t xml:space="preserve"> mọi người ra khỏi khu vực nguy </w:t>
      </w:r>
      <w:r w:rsidRPr="00C866A6">
        <w:rPr>
          <w:sz w:val="28"/>
          <w:szCs w:val="28"/>
        </w:rPr>
        <w:t>hiểm theo phương án đã được duyệt; thực hiện các biện pháp, sử dụng các phương tiện chữa cháy tại chỗ dập tắt đám cháy, báo ngay cho lực lượng Cảnh sát phòng cháy, chữa cháy và cứu nạn, cứu hộ, đồng thời báo cáo, xin ý kiến chỉ đạo của người có thẩm quyền; cấp cứu người bị thương;</w:t>
      </w:r>
      <w:r w:rsidR="007E7CC3" w:rsidRPr="00C866A6">
        <w:rPr>
          <w:sz w:val="28"/>
          <w:szCs w:val="28"/>
          <w:lang w:val="vi-VN"/>
        </w:rPr>
        <w:t xml:space="preserve"> b</w:t>
      </w:r>
      <w:r w:rsidRPr="00C866A6">
        <w:rPr>
          <w:sz w:val="28"/>
          <w:szCs w:val="28"/>
        </w:rPr>
        <w:t>ắt giữ ngay người có hành vi vi phạm pháp luật và bàn giao cho lực lượng chức</w:t>
      </w:r>
      <w:r w:rsidR="00814460" w:rsidRPr="00C866A6">
        <w:rPr>
          <w:sz w:val="28"/>
          <w:szCs w:val="28"/>
        </w:rPr>
        <w:t xml:space="preserve"> năng giải quyết; phối hợp với c</w:t>
      </w:r>
      <w:r w:rsidRPr="00C866A6">
        <w:rPr>
          <w:sz w:val="28"/>
          <w:szCs w:val="28"/>
        </w:rPr>
        <w:t>ông an sở tại khoanh vùng bảo vệ hiện trường phục vụ công tác điều tra.</w:t>
      </w:r>
    </w:p>
    <w:p w14:paraId="74EE2D7B" w14:textId="77777777" w:rsidR="00910C80" w:rsidRPr="00C866A6" w:rsidRDefault="00910C80" w:rsidP="00F67D8E">
      <w:pPr>
        <w:widowControl w:val="0"/>
        <w:autoSpaceDE w:val="0"/>
        <w:autoSpaceDN w:val="0"/>
        <w:adjustRightInd w:val="0"/>
        <w:spacing w:before="120" w:after="120" w:line="340" w:lineRule="exact"/>
        <w:ind w:firstLine="720"/>
        <w:jc w:val="both"/>
        <w:rPr>
          <w:rFonts w:ascii="Times New Roman Bold" w:hAnsi="Times New Roman Bold" w:cs="Times New Roman Bold"/>
          <w:sz w:val="28"/>
          <w:szCs w:val="28"/>
        </w:rPr>
      </w:pPr>
      <w:r w:rsidRPr="00C866A6">
        <w:rPr>
          <w:rFonts w:ascii="Times New Roman Bold" w:hAnsi="Times New Roman Bold" w:cs="Times New Roman Bold"/>
          <w:b/>
          <w:bCs/>
          <w:sz w:val="28"/>
          <w:szCs w:val="28"/>
        </w:rPr>
        <w:t>Điều 1</w:t>
      </w:r>
      <w:r w:rsidR="00814460" w:rsidRPr="00C866A6">
        <w:rPr>
          <w:rFonts w:ascii="Times New Roman Bold" w:hAnsi="Times New Roman Bold" w:cs="Times New Roman Bold"/>
          <w:b/>
          <w:bCs/>
          <w:sz w:val="28"/>
          <w:szCs w:val="28"/>
        </w:rPr>
        <w:t>6</w:t>
      </w:r>
      <w:r w:rsidRPr="00C866A6">
        <w:rPr>
          <w:rFonts w:ascii="Times New Roman Bold" w:hAnsi="Times New Roman Bold" w:cs="Times New Roman Bold"/>
          <w:b/>
          <w:bCs/>
          <w:sz w:val="28"/>
          <w:szCs w:val="28"/>
        </w:rPr>
        <w:t>. Xử lý tình huống tụ tập đông người gây rối trật tự khu vực xử án</w:t>
      </w:r>
    </w:p>
    <w:p w14:paraId="7053B873" w14:textId="0CD584C5" w:rsidR="00910C80" w:rsidRPr="00C866A6" w:rsidRDefault="003A68DA" w:rsidP="00F67D8E">
      <w:pPr>
        <w:widowControl w:val="0"/>
        <w:autoSpaceDE w:val="0"/>
        <w:autoSpaceDN w:val="0"/>
        <w:adjustRightInd w:val="0"/>
        <w:spacing w:before="120" w:after="120" w:line="340" w:lineRule="exact"/>
        <w:ind w:firstLine="720"/>
        <w:jc w:val="both"/>
        <w:rPr>
          <w:sz w:val="28"/>
          <w:szCs w:val="28"/>
          <w:lang w:val="vi-VN"/>
        </w:rPr>
      </w:pPr>
      <w:r w:rsidRPr="00C866A6">
        <w:rPr>
          <w:sz w:val="28"/>
          <w:szCs w:val="28"/>
        </w:rPr>
        <w:t xml:space="preserve">1. </w:t>
      </w:r>
      <w:r w:rsidR="00910C80" w:rsidRPr="00C866A6">
        <w:rPr>
          <w:sz w:val="28"/>
          <w:szCs w:val="28"/>
        </w:rPr>
        <w:t xml:space="preserve">Khi xảy ra tình huống tụ tập đông người gây rối trật tự tại khu vực xét xử thì cán bộ, chiến sĩ làm nhiệm vụ bảo vệ phiên </w:t>
      </w:r>
      <w:r w:rsidR="007E7CC3" w:rsidRPr="00C866A6">
        <w:rPr>
          <w:sz w:val="28"/>
          <w:szCs w:val="28"/>
        </w:rPr>
        <w:t>tòa</w:t>
      </w:r>
      <w:r w:rsidR="00023006" w:rsidRPr="00C866A6">
        <w:rPr>
          <w:sz w:val="28"/>
          <w:szCs w:val="28"/>
        </w:rPr>
        <w:t xml:space="preserve"> </w:t>
      </w:r>
      <w:r w:rsidR="00910C80" w:rsidRPr="00C866A6">
        <w:rPr>
          <w:sz w:val="28"/>
          <w:szCs w:val="28"/>
        </w:rPr>
        <w:t xml:space="preserve">phải </w:t>
      </w:r>
      <w:r w:rsidRPr="00C866A6">
        <w:rPr>
          <w:sz w:val="28"/>
          <w:szCs w:val="28"/>
        </w:rPr>
        <w:t xml:space="preserve">giải thích, </w:t>
      </w:r>
      <w:r w:rsidR="00910C80" w:rsidRPr="00C866A6">
        <w:rPr>
          <w:sz w:val="28"/>
          <w:szCs w:val="28"/>
        </w:rPr>
        <w:t>tuyên truyền, yêu cầu mọi ng</w:t>
      </w:r>
      <w:r w:rsidR="00910C80" w:rsidRPr="00C866A6">
        <w:rPr>
          <w:sz w:val="28"/>
          <w:szCs w:val="28"/>
          <w:lang w:val="vi-VN"/>
        </w:rPr>
        <w:t>ười tự giải tán, chấm dứt việc gây rối trật tự.</w:t>
      </w:r>
    </w:p>
    <w:p w14:paraId="56D7FBDA" w14:textId="1976DDA4" w:rsidR="00910C80" w:rsidRPr="00C866A6" w:rsidRDefault="003A68DA" w:rsidP="00F67D8E">
      <w:pPr>
        <w:widowControl w:val="0"/>
        <w:autoSpaceDE w:val="0"/>
        <w:autoSpaceDN w:val="0"/>
        <w:adjustRightInd w:val="0"/>
        <w:spacing w:before="120" w:after="120" w:line="340" w:lineRule="exact"/>
        <w:ind w:firstLine="720"/>
        <w:jc w:val="both"/>
        <w:rPr>
          <w:sz w:val="28"/>
          <w:szCs w:val="28"/>
          <w:lang w:val="vi-VN"/>
        </w:rPr>
      </w:pPr>
      <w:r w:rsidRPr="00C866A6">
        <w:rPr>
          <w:sz w:val="28"/>
          <w:szCs w:val="28"/>
        </w:rPr>
        <w:t xml:space="preserve">2. </w:t>
      </w:r>
      <w:r w:rsidR="00910C80" w:rsidRPr="00C866A6">
        <w:rPr>
          <w:sz w:val="28"/>
          <w:szCs w:val="28"/>
        </w:rPr>
        <w:t>Tr</w:t>
      </w:r>
      <w:r w:rsidR="00910C80" w:rsidRPr="00C866A6">
        <w:rPr>
          <w:sz w:val="28"/>
          <w:szCs w:val="28"/>
          <w:lang w:val="vi-VN"/>
        </w:rPr>
        <w:t xml:space="preserve">ường hợp sau khi </w:t>
      </w:r>
      <w:r w:rsidRPr="00C866A6">
        <w:rPr>
          <w:sz w:val="28"/>
          <w:szCs w:val="28"/>
          <w:lang w:val="en-SG"/>
        </w:rPr>
        <w:t xml:space="preserve">giải thích, </w:t>
      </w:r>
      <w:r w:rsidRPr="00C866A6">
        <w:rPr>
          <w:sz w:val="28"/>
          <w:szCs w:val="28"/>
          <w:lang w:val="vi-VN"/>
        </w:rPr>
        <w:t>tuyên truyền</w:t>
      </w:r>
      <w:r w:rsidRPr="00C866A6">
        <w:rPr>
          <w:sz w:val="28"/>
          <w:szCs w:val="28"/>
          <w:lang w:val="en-SG"/>
        </w:rPr>
        <w:t xml:space="preserve"> như</w:t>
      </w:r>
      <w:r w:rsidR="00910C80" w:rsidRPr="00C866A6">
        <w:rPr>
          <w:sz w:val="28"/>
          <w:szCs w:val="28"/>
          <w:lang w:val="vi-VN"/>
        </w:rPr>
        <w:t>ng những người tụ tập gây rối trật tự không chấp hành th</w:t>
      </w:r>
      <w:r w:rsidR="00910C80" w:rsidRPr="00C866A6">
        <w:rPr>
          <w:sz w:val="28"/>
          <w:szCs w:val="28"/>
        </w:rPr>
        <w:t xml:space="preserve">ì cán bộ, chiến sĩ làm nhiệm vụ bảo vệ phiên </w:t>
      </w:r>
      <w:r w:rsidR="008A6679" w:rsidRPr="00C866A6">
        <w:rPr>
          <w:sz w:val="28"/>
          <w:szCs w:val="28"/>
        </w:rPr>
        <w:t>tòa</w:t>
      </w:r>
      <w:r w:rsidR="00023006" w:rsidRPr="00C866A6">
        <w:rPr>
          <w:sz w:val="28"/>
          <w:szCs w:val="28"/>
        </w:rPr>
        <w:t xml:space="preserve"> </w:t>
      </w:r>
      <w:r w:rsidR="00910C80" w:rsidRPr="00C866A6">
        <w:rPr>
          <w:sz w:val="28"/>
          <w:szCs w:val="28"/>
        </w:rPr>
        <w:t>phải triển khai ngay ph</w:t>
      </w:r>
      <w:r w:rsidR="00910C80" w:rsidRPr="00C866A6">
        <w:rPr>
          <w:sz w:val="28"/>
          <w:szCs w:val="28"/>
          <w:lang w:val="vi-VN"/>
        </w:rPr>
        <w:t xml:space="preserve">ương án bảo vệ phiên </w:t>
      </w:r>
      <w:r w:rsidR="008A6679" w:rsidRPr="00C866A6">
        <w:rPr>
          <w:sz w:val="28"/>
          <w:szCs w:val="28"/>
          <w:lang w:val="vi-VN"/>
        </w:rPr>
        <w:t>tòa</w:t>
      </w:r>
      <w:r w:rsidR="00910C80" w:rsidRPr="00C866A6">
        <w:rPr>
          <w:sz w:val="28"/>
          <w:szCs w:val="28"/>
        </w:rPr>
        <w:t xml:space="preserve"> đã được phê duyệt, tập trung lực l</w:t>
      </w:r>
      <w:r w:rsidR="00910C80" w:rsidRPr="00C866A6">
        <w:rPr>
          <w:sz w:val="28"/>
          <w:szCs w:val="28"/>
          <w:lang w:val="vi-VN"/>
        </w:rPr>
        <w:t>ượng ngăn chặn hành vi gây rối, cô lập, bắt giữ người chống đối, chủ mưu, cầm đầu gây rối trật tự khi cần thiết.</w:t>
      </w:r>
    </w:p>
    <w:p w14:paraId="36E5BF93" w14:textId="7056468F" w:rsidR="002440C9" w:rsidRPr="00C866A6" w:rsidRDefault="003A68DA" w:rsidP="00F67D8E">
      <w:pPr>
        <w:widowControl w:val="0"/>
        <w:autoSpaceDE w:val="0"/>
        <w:autoSpaceDN w:val="0"/>
        <w:adjustRightInd w:val="0"/>
        <w:spacing w:before="120" w:after="120" w:line="340" w:lineRule="exact"/>
        <w:ind w:firstLine="720"/>
        <w:jc w:val="both"/>
        <w:rPr>
          <w:sz w:val="28"/>
          <w:szCs w:val="28"/>
          <w:lang w:val="en-SG"/>
        </w:rPr>
      </w:pPr>
      <w:r w:rsidRPr="00C866A6">
        <w:rPr>
          <w:sz w:val="28"/>
          <w:szCs w:val="28"/>
        </w:rPr>
        <w:t xml:space="preserve">3. </w:t>
      </w:r>
      <w:r w:rsidR="00910C80" w:rsidRPr="00C866A6">
        <w:rPr>
          <w:sz w:val="28"/>
          <w:szCs w:val="28"/>
        </w:rPr>
        <w:t>Tr</w:t>
      </w:r>
      <w:r w:rsidR="00910C80" w:rsidRPr="00C866A6">
        <w:rPr>
          <w:sz w:val="28"/>
          <w:szCs w:val="28"/>
          <w:lang w:val="vi-VN"/>
        </w:rPr>
        <w:t xml:space="preserve">ường hợp </w:t>
      </w:r>
      <w:r w:rsidR="007E7CC3" w:rsidRPr="00C866A6">
        <w:rPr>
          <w:sz w:val="28"/>
          <w:szCs w:val="28"/>
          <w:lang w:val="vi-VN"/>
        </w:rPr>
        <w:t xml:space="preserve">xảy ra </w:t>
      </w:r>
      <w:r w:rsidR="00910C80" w:rsidRPr="00C866A6">
        <w:rPr>
          <w:sz w:val="28"/>
          <w:szCs w:val="28"/>
          <w:lang w:val="vi-VN"/>
        </w:rPr>
        <w:t>diễn biến</w:t>
      </w:r>
      <w:r w:rsidR="00910C80" w:rsidRPr="00C866A6">
        <w:rPr>
          <w:sz w:val="28"/>
          <w:szCs w:val="28"/>
          <w:lang w:val="en-SG"/>
        </w:rPr>
        <w:t xml:space="preserve"> đặc biệt nghiêm trọng</w:t>
      </w:r>
      <w:r w:rsidR="00910C80" w:rsidRPr="00C866A6">
        <w:rPr>
          <w:sz w:val="28"/>
          <w:szCs w:val="28"/>
          <w:lang w:val="vi-VN"/>
        </w:rPr>
        <w:t xml:space="preserve"> th</w:t>
      </w:r>
      <w:r w:rsidR="00910C80" w:rsidRPr="00C866A6">
        <w:rPr>
          <w:sz w:val="28"/>
          <w:szCs w:val="28"/>
        </w:rPr>
        <w:t xml:space="preserve">ì cán bộ, chiến sĩ </w:t>
      </w:r>
      <w:r w:rsidR="00910C80" w:rsidRPr="00C866A6">
        <w:rPr>
          <w:sz w:val="28"/>
          <w:szCs w:val="28"/>
        </w:rPr>
        <w:lastRenderedPageBreak/>
        <w:t xml:space="preserve">làm nhiệm vụ bảo vệ phiên </w:t>
      </w:r>
      <w:r w:rsidR="008A6679" w:rsidRPr="00C866A6">
        <w:rPr>
          <w:sz w:val="28"/>
          <w:szCs w:val="28"/>
        </w:rPr>
        <w:t>tòa</w:t>
      </w:r>
      <w:r w:rsidR="00023006" w:rsidRPr="00C866A6">
        <w:rPr>
          <w:sz w:val="28"/>
          <w:szCs w:val="28"/>
        </w:rPr>
        <w:t xml:space="preserve"> </w:t>
      </w:r>
      <w:r w:rsidR="00910C80" w:rsidRPr="00C866A6">
        <w:rPr>
          <w:sz w:val="28"/>
          <w:szCs w:val="28"/>
        </w:rPr>
        <w:t xml:space="preserve">phải báo cáo và đề xuất ngay Chủ tọa phiên </w:t>
      </w:r>
      <w:r w:rsidR="008A6679" w:rsidRPr="00C866A6">
        <w:rPr>
          <w:sz w:val="28"/>
          <w:szCs w:val="28"/>
        </w:rPr>
        <w:t>tòa</w:t>
      </w:r>
      <w:r w:rsidR="00023006" w:rsidRPr="00C866A6">
        <w:rPr>
          <w:sz w:val="28"/>
          <w:szCs w:val="28"/>
        </w:rPr>
        <w:t xml:space="preserve"> </w:t>
      </w:r>
      <w:r w:rsidR="00910C80" w:rsidRPr="00C866A6">
        <w:rPr>
          <w:sz w:val="28"/>
          <w:szCs w:val="28"/>
        </w:rPr>
        <w:t xml:space="preserve"> dừng xét xử và bảo vệ </w:t>
      </w:r>
      <w:r w:rsidR="00C806C9" w:rsidRPr="00C866A6">
        <w:rPr>
          <w:sz w:val="28"/>
          <w:szCs w:val="28"/>
        </w:rPr>
        <w:t>an toàn</w:t>
      </w:r>
      <w:r w:rsidR="00910C80" w:rsidRPr="00C866A6">
        <w:rPr>
          <w:sz w:val="28"/>
          <w:szCs w:val="28"/>
        </w:rPr>
        <w:t xml:space="preserve"> Hội đồng xét xử, người tiến hành tố tụng, ng</w:t>
      </w:r>
      <w:r w:rsidR="00910C80" w:rsidRPr="00C866A6">
        <w:rPr>
          <w:sz w:val="28"/>
          <w:szCs w:val="28"/>
          <w:lang w:val="vi-VN"/>
        </w:rPr>
        <w:t>ư</w:t>
      </w:r>
      <w:r w:rsidR="00C91188" w:rsidRPr="00C866A6">
        <w:rPr>
          <w:sz w:val="28"/>
          <w:szCs w:val="28"/>
          <w:lang w:val="vi-VN"/>
        </w:rPr>
        <w:t xml:space="preserve">ời tham gia tố tụng và hồ sơ, </w:t>
      </w:r>
      <w:r w:rsidR="00C91188" w:rsidRPr="00C866A6">
        <w:rPr>
          <w:sz w:val="28"/>
          <w:szCs w:val="28"/>
          <w:lang w:val="en-SG"/>
        </w:rPr>
        <w:t>tài liệu,</w:t>
      </w:r>
      <w:r w:rsidR="00311455" w:rsidRPr="00C866A6">
        <w:rPr>
          <w:sz w:val="28"/>
          <w:szCs w:val="28"/>
          <w:lang w:val="en-SG"/>
        </w:rPr>
        <w:t xml:space="preserve"> </w:t>
      </w:r>
      <w:r w:rsidR="00910C80" w:rsidRPr="00C866A6">
        <w:rPr>
          <w:sz w:val="28"/>
          <w:szCs w:val="28"/>
          <w:lang w:val="vi-VN"/>
        </w:rPr>
        <w:t>chứng</w:t>
      </w:r>
      <w:r w:rsidR="00C91188" w:rsidRPr="00C866A6">
        <w:rPr>
          <w:sz w:val="28"/>
          <w:szCs w:val="28"/>
        </w:rPr>
        <w:t xml:space="preserve"> cứ</w:t>
      </w:r>
      <w:r w:rsidR="00C91188" w:rsidRPr="00C866A6">
        <w:rPr>
          <w:sz w:val="28"/>
          <w:szCs w:val="28"/>
          <w:lang w:val="en-SG"/>
        </w:rPr>
        <w:t xml:space="preserve"> của </w:t>
      </w:r>
      <w:r w:rsidR="00910C80" w:rsidRPr="00C866A6">
        <w:rPr>
          <w:sz w:val="28"/>
          <w:szCs w:val="28"/>
          <w:lang w:val="vi-VN"/>
        </w:rPr>
        <w:t xml:space="preserve">vụ án; phối hợp </w:t>
      </w:r>
      <w:r w:rsidRPr="00C866A6">
        <w:rPr>
          <w:sz w:val="28"/>
          <w:szCs w:val="28"/>
          <w:lang w:val="vi-VN"/>
        </w:rPr>
        <w:t xml:space="preserve">với cán bộ, chiến sĩ áp giải </w:t>
      </w:r>
      <w:r w:rsidR="00910C80" w:rsidRPr="00C866A6">
        <w:rPr>
          <w:sz w:val="28"/>
          <w:szCs w:val="28"/>
          <w:lang w:val="vi-VN"/>
        </w:rPr>
        <w:t>đưa bị cáo về khu vực cách ly.</w:t>
      </w:r>
    </w:p>
    <w:p w14:paraId="26F33B07" w14:textId="77777777" w:rsidR="00910C80" w:rsidRPr="00C866A6" w:rsidRDefault="00910C80" w:rsidP="00F67D8E">
      <w:pPr>
        <w:widowControl w:val="0"/>
        <w:spacing w:before="120" w:after="120" w:line="340" w:lineRule="exact"/>
        <w:ind w:firstLine="720"/>
        <w:jc w:val="both"/>
        <w:outlineLvl w:val="0"/>
        <w:rPr>
          <w:sz w:val="28"/>
          <w:szCs w:val="28"/>
        </w:rPr>
      </w:pPr>
      <w:r w:rsidRPr="00C866A6">
        <w:rPr>
          <w:b/>
          <w:sz w:val="28"/>
          <w:szCs w:val="28"/>
        </w:rPr>
        <w:t>Điều 1</w:t>
      </w:r>
      <w:r w:rsidR="00814460" w:rsidRPr="00C866A6">
        <w:rPr>
          <w:b/>
          <w:sz w:val="28"/>
          <w:szCs w:val="28"/>
        </w:rPr>
        <w:t>7</w:t>
      </w:r>
      <w:r w:rsidRPr="00C866A6">
        <w:rPr>
          <w:b/>
          <w:sz w:val="28"/>
          <w:szCs w:val="28"/>
        </w:rPr>
        <w:t>. Xử lý tình huống khủng bố, bắt cóc con tin</w:t>
      </w:r>
    </w:p>
    <w:p w14:paraId="5C2C401A" w14:textId="3405D988" w:rsidR="00910C80" w:rsidRPr="00C866A6" w:rsidRDefault="00910C80" w:rsidP="00F67D8E">
      <w:pPr>
        <w:widowControl w:val="0"/>
        <w:spacing w:before="120" w:after="120" w:line="340" w:lineRule="exact"/>
        <w:ind w:firstLine="720"/>
        <w:jc w:val="both"/>
        <w:outlineLvl w:val="0"/>
        <w:rPr>
          <w:sz w:val="28"/>
          <w:szCs w:val="28"/>
        </w:rPr>
      </w:pPr>
      <w:r w:rsidRPr="00C866A6">
        <w:rPr>
          <w:sz w:val="28"/>
          <w:szCs w:val="28"/>
        </w:rPr>
        <w:t xml:space="preserve">Trường hợp xảy ra tình huống khủng bố, bắt cóc con tin </w:t>
      </w:r>
      <w:r w:rsidR="003A68DA" w:rsidRPr="00C866A6">
        <w:rPr>
          <w:sz w:val="28"/>
          <w:szCs w:val="28"/>
        </w:rPr>
        <w:t xml:space="preserve">tại phiên </w:t>
      </w:r>
      <w:r w:rsidR="008A6679" w:rsidRPr="00C866A6">
        <w:rPr>
          <w:sz w:val="28"/>
          <w:szCs w:val="28"/>
        </w:rPr>
        <w:t>tòa</w:t>
      </w:r>
      <w:r w:rsidR="00C91188" w:rsidRPr="00C866A6">
        <w:rPr>
          <w:sz w:val="28"/>
          <w:szCs w:val="28"/>
        </w:rPr>
        <w:t>, phiên họp</w:t>
      </w:r>
      <w:r w:rsidR="001B0DD8" w:rsidRPr="00C866A6">
        <w:rPr>
          <w:sz w:val="28"/>
          <w:szCs w:val="28"/>
        </w:rPr>
        <w:t xml:space="preserve"> </w:t>
      </w:r>
      <w:r w:rsidRPr="00C866A6">
        <w:rPr>
          <w:sz w:val="28"/>
          <w:szCs w:val="28"/>
        </w:rPr>
        <w:t xml:space="preserve">thì cán bộ, chiến sĩ làm nhiệm vụ bảo vệ có trách nhiệm báo cáo ngay Chủ tọa phiên </w:t>
      </w:r>
      <w:r w:rsidR="008A6679" w:rsidRPr="00C866A6">
        <w:rPr>
          <w:sz w:val="28"/>
          <w:szCs w:val="28"/>
        </w:rPr>
        <w:t>tòa</w:t>
      </w:r>
      <w:r w:rsidRPr="00C866A6">
        <w:rPr>
          <w:sz w:val="28"/>
          <w:szCs w:val="28"/>
        </w:rPr>
        <w:t>,</w:t>
      </w:r>
      <w:r w:rsidR="00C91188" w:rsidRPr="00C866A6">
        <w:rPr>
          <w:sz w:val="28"/>
          <w:szCs w:val="28"/>
        </w:rPr>
        <w:t xml:space="preserve"> phiên họp,</w:t>
      </w:r>
      <w:r w:rsidRPr="00C866A6">
        <w:rPr>
          <w:sz w:val="28"/>
          <w:szCs w:val="28"/>
        </w:rPr>
        <w:t xml:space="preserve"> cơ quan, lực lượng chuyên môn và khẩn trương triển khai thực hiện phương án đã được phê duyệt, sơ tán mọi người ra kh</w:t>
      </w:r>
      <w:r w:rsidR="00814460" w:rsidRPr="00C866A6">
        <w:rPr>
          <w:sz w:val="28"/>
          <w:szCs w:val="28"/>
        </w:rPr>
        <w:t>ỏi khu vực nguy hiểm, đồng thời</w:t>
      </w:r>
      <w:r w:rsidRPr="00C866A6">
        <w:rPr>
          <w:sz w:val="28"/>
          <w:szCs w:val="28"/>
        </w:rPr>
        <w:t xml:space="preserve"> báo cáo người có thẩm quyền để chỉ đạo giải quyết; cấp cứu người bị thương; bắt giữ ngay người có hành vi vi phạm pháp luật và bàn giao cho lực lượng chức năng giải quyết.</w:t>
      </w:r>
    </w:p>
    <w:p w14:paraId="28A40701" w14:textId="77777777" w:rsidR="00910C80" w:rsidRPr="00C866A6" w:rsidRDefault="00910C80" w:rsidP="00F67D8E">
      <w:pPr>
        <w:widowControl w:val="0"/>
        <w:spacing w:before="120" w:after="120" w:line="340" w:lineRule="exact"/>
        <w:ind w:firstLine="720"/>
        <w:jc w:val="both"/>
        <w:rPr>
          <w:b/>
          <w:bCs/>
          <w:sz w:val="28"/>
          <w:szCs w:val="28"/>
        </w:rPr>
      </w:pPr>
      <w:r w:rsidRPr="00C866A6">
        <w:rPr>
          <w:b/>
          <w:bCs/>
          <w:sz w:val="28"/>
          <w:szCs w:val="28"/>
          <w:lang w:val="vi-VN"/>
        </w:rPr>
        <w:t>Điều 1</w:t>
      </w:r>
      <w:r w:rsidR="00814460" w:rsidRPr="00C866A6">
        <w:rPr>
          <w:b/>
          <w:bCs/>
          <w:sz w:val="28"/>
          <w:szCs w:val="28"/>
          <w:lang w:val="en-SG"/>
        </w:rPr>
        <w:t>8</w:t>
      </w:r>
      <w:r w:rsidRPr="00C866A6">
        <w:rPr>
          <w:b/>
          <w:bCs/>
          <w:sz w:val="28"/>
          <w:szCs w:val="28"/>
        </w:rPr>
        <w:t>. Xử</w:t>
      </w:r>
      <w:r w:rsidR="00F91381" w:rsidRPr="00C866A6">
        <w:rPr>
          <w:b/>
          <w:bCs/>
          <w:sz w:val="28"/>
          <w:szCs w:val="28"/>
        </w:rPr>
        <w:t xml:space="preserve"> lý tình huống bị cáo, thân nhân</w:t>
      </w:r>
      <w:r w:rsidRPr="00C866A6">
        <w:rPr>
          <w:b/>
          <w:bCs/>
          <w:sz w:val="28"/>
          <w:szCs w:val="28"/>
        </w:rPr>
        <w:t xml:space="preserve"> bị cáo, bị hại </w:t>
      </w:r>
      <w:r w:rsidR="00F91381" w:rsidRPr="00C866A6">
        <w:rPr>
          <w:b/>
          <w:bCs/>
          <w:sz w:val="28"/>
          <w:szCs w:val="28"/>
        </w:rPr>
        <w:t xml:space="preserve">hoặc đối tượng khác </w:t>
      </w:r>
      <w:r w:rsidRPr="00C866A6">
        <w:rPr>
          <w:b/>
          <w:bCs/>
          <w:sz w:val="28"/>
          <w:szCs w:val="28"/>
        </w:rPr>
        <w:t>t</w:t>
      </w:r>
      <w:r w:rsidR="00F91381" w:rsidRPr="00C866A6">
        <w:rPr>
          <w:b/>
          <w:bCs/>
          <w:sz w:val="28"/>
          <w:szCs w:val="28"/>
        </w:rPr>
        <w:t>ấn công Hội đồng xét xử, người thi hành công vụ</w:t>
      </w:r>
      <w:r w:rsidR="006A01D5" w:rsidRPr="00C866A6">
        <w:rPr>
          <w:b/>
          <w:bCs/>
          <w:sz w:val="28"/>
          <w:szCs w:val="28"/>
        </w:rPr>
        <w:t>; bị cáo</w:t>
      </w:r>
      <w:r w:rsidR="002133DB" w:rsidRPr="00C866A6">
        <w:rPr>
          <w:b/>
          <w:bCs/>
          <w:sz w:val="28"/>
          <w:szCs w:val="28"/>
        </w:rPr>
        <w:t xml:space="preserve"> bỏ trốn khỏi phòng xử án</w:t>
      </w:r>
    </w:p>
    <w:p w14:paraId="37AD77DF" w14:textId="77777777" w:rsidR="00F7750D" w:rsidRPr="00C866A6" w:rsidRDefault="008816D7" w:rsidP="00F67D8E">
      <w:pPr>
        <w:widowControl w:val="0"/>
        <w:spacing w:before="120" w:after="120" w:line="340" w:lineRule="exact"/>
        <w:ind w:firstLine="720"/>
        <w:jc w:val="both"/>
        <w:rPr>
          <w:sz w:val="28"/>
          <w:szCs w:val="28"/>
        </w:rPr>
      </w:pPr>
      <w:r w:rsidRPr="00C866A6">
        <w:rPr>
          <w:bCs/>
          <w:sz w:val="28"/>
          <w:szCs w:val="28"/>
        </w:rPr>
        <w:t xml:space="preserve">1. </w:t>
      </w:r>
      <w:r w:rsidR="00910C80" w:rsidRPr="00C866A6">
        <w:rPr>
          <w:bCs/>
          <w:sz w:val="28"/>
          <w:szCs w:val="28"/>
        </w:rPr>
        <w:t xml:space="preserve">Khi bị </w:t>
      </w:r>
      <w:r w:rsidR="00E92263" w:rsidRPr="00C866A6">
        <w:rPr>
          <w:bCs/>
          <w:sz w:val="28"/>
          <w:szCs w:val="28"/>
        </w:rPr>
        <w:t>cáo, thân nhân</w:t>
      </w:r>
      <w:r w:rsidR="00910C80" w:rsidRPr="00C866A6">
        <w:rPr>
          <w:bCs/>
          <w:sz w:val="28"/>
          <w:szCs w:val="28"/>
        </w:rPr>
        <w:t xml:space="preserve"> bị cáo, bị hại</w:t>
      </w:r>
      <w:r w:rsidR="002E310D" w:rsidRPr="00C866A6">
        <w:rPr>
          <w:bCs/>
          <w:sz w:val="28"/>
          <w:szCs w:val="28"/>
        </w:rPr>
        <w:t xml:space="preserve"> </w:t>
      </w:r>
      <w:r w:rsidR="00E92263" w:rsidRPr="00C866A6">
        <w:rPr>
          <w:bCs/>
          <w:sz w:val="28"/>
          <w:szCs w:val="28"/>
        </w:rPr>
        <w:t xml:space="preserve">hoặc đối tượng khác </w:t>
      </w:r>
      <w:r w:rsidR="00910C80" w:rsidRPr="00C866A6">
        <w:rPr>
          <w:bCs/>
          <w:sz w:val="28"/>
          <w:szCs w:val="28"/>
        </w:rPr>
        <w:t xml:space="preserve">có hành vi tấn công </w:t>
      </w:r>
      <w:r w:rsidR="00E92263" w:rsidRPr="00C866A6">
        <w:rPr>
          <w:bCs/>
          <w:sz w:val="28"/>
          <w:szCs w:val="28"/>
        </w:rPr>
        <w:t>Hội đồng xét xử,</w:t>
      </w:r>
      <w:r w:rsidR="002E310D" w:rsidRPr="00C866A6">
        <w:rPr>
          <w:bCs/>
          <w:sz w:val="28"/>
          <w:szCs w:val="28"/>
        </w:rPr>
        <w:t xml:space="preserve"> </w:t>
      </w:r>
      <w:r w:rsidR="00910C80" w:rsidRPr="00C866A6">
        <w:rPr>
          <w:bCs/>
          <w:sz w:val="28"/>
          <w:szCs w:val="28"/>
        </w:rPr>
        <w:t xml:space="preserve">người thi hành công </w:t>
      </w:r>
      <w:r w:rsidR="00E92263" w:rsidRPr="00C866A6">
        <w:rPr>
          <w:bCs/>
          <w:sz w:val="28"/>
          <w:szCs w:val="28"/>
        </w:rPr>
        <w:t>vụ</w:t>
      </w:r>
      <w:r w:rsidR="002E310D" w:rsidRPr="00C866A6">
        <w:rPr>
          <w:bCs/>
          <w:sz w:val="28"/>
          <w:szCs w:val="28"/>
        </w:rPr>
        <w:t xml:space="preserve"> </w:t>
      </w:r>
      <w:r w:rsidR="00910C80" w:rsidRPr="00C866A6">
        <w:rPr>
          <w:sz w:val="28"/>
          <w:szCs w:val="28"/>
          <w:lang w:val="vi-VN"/>
        </w:rPr>
        <w:t xml:space="preserve">thì </w:t>
      </w:r>
      <w:r w:rsidR="00910C80" w:rsidRPr="00C866A6">
        <w:rPr>
          <w:sz w:val="28"/>
          <w:szCs w:val="28"/>
        </w:rPr>
        <w:t xml:space="preserve">lực lượng làm nhiệm vụ bảo vệ </w:t>
      </w:r>
      <w:r w:rsidR="003A68DA" w:rsidRPr="00C866A6">
        <w:rPr>
          <w:sz w:val="28"/>
          <w:szCs w:val="28"/>
        </w:rPr>
        <w:t xml:space="preserve">triển khai phương án </w:t>
      </w:r>
      <w:r w:rsidR="004572A2" w:rsidRPr="00C866A6">
        <w:rPr>
          <w:sz w:val="28"/>
          <w:szCs w:val="28"/>
        </w:rPr>
        <w:t>đã được phê duyệt, đồng thời</w:t>
      </w:r>
      <w:r w:rsidR="002E310D" w:rsidRPr="00C866A6">
        <w:rPr>
          <w:sz w:val="28"/>
          <w:szCs w:val="28"/>
        </w:rPr>
        <w:t xml:space="preserve"> </w:t>
      </w:r>
      <w:r w:rsidR="00910C80" w:rsidRPr="00C866A6">
        <w:rPr>
          <w:sz w:val="28"/>
          <w:szCs w:val="28"/>
          <w:lang w:val="vi-VN"/>
        </w:rPr>
        <w:t xml:space="preserve">thực hiện các biện pháp khống chế, vô hiệu hóa hành vi </w:t>
      </w:r>
      <w:r w:rsidR="00E92263" w:rsidRPr="00C866A6">
        <w:rPr>
          <w:sz w:val="28"/>
          <w:szCs w:val="28"/>
        </w:rPr>
        <w:t>tấn công</w:t>
      </w:r>
      <w:r w:rsidRPr="00C866A6">
        <w:rPr>
          <w:sz w:val="28"/>
          <w:szCs w:val="28"/>
        </w:rPr>
        <w:t xml:space="preserve">. </w:t>
      </w:r>
    </w:p>
    <w:p w14:paraId="14DC7CEE" w14:textId="01007C73" w:rsidR="00CD76B2" w:rsidRPr="00C866A6" w:rsidRDefault="00CD76B2" w:rsidP="00F67D8E">
      <w:pPr>
        <w:widowControl w:val="0"/>
        <w:spacing w:before="120" w:after="120" w:line="340" w:lineRule="exact"/>
        <w:ind w:firstLine="720"/>
        <w:jc w:val="both"/>
        <w:rPr>
          <w:sz w:val="28"/>
          <w:szCs w:val="28"/>
          <w:lang w:val="en-SG"/>
        </w:rPr>
      </w:pPr>
      <w:r w:rsidRPr="00C866A6">
        <w:rPr>
          <w:sz w:val="28"/>
          <w:szCs w:val="28"/>
        </w:rPr>
        <w:t xml:space="preserve">2. </w:t>
      </w:r>
      <w:r w:rsidR="00910C80" w:rsidRPr="00C866A6">
        <w:rPr>
          <w:sz w:val="28"/>
          <w:szCs w:val="28"/>
          <w:lang w:val="vi-VN"/>
        </w:rPr>
        <w:t xml:space="preserve">Chủ động bảo đảm </w:t>
      </w:r>
      <w:r w:rsidR="00C806C9" w:rsidRPr="00C866A6">
        <w:rPr>
          <w:sz w:val="28"/>
          <w:szCs w:val="28"/>
          <w:lang w:val="vi-VN"/>
        </w:rPr>
        <w:t>an toàn</w:t>
      </w:r>
      <w:r w:rsidR="00910C80" w:rsidRPr="00C866A6">
        <w:rPr>
          <w:sz w:val="28"/>
          <w:szCs w:val="28"/>
          <w:lang w:val="vi-VN"/>
        </w:rPr>
        <w:t xml:space="preserve"> cho</w:t>
      </w:r>
      <w:r w:rsidR="00814460" w:rsidRPr="00C866A6">
        <w:rPr>
          <w:sz w:val="28"/>
          <w:szCs w:val="28"/>
        </w:rPr>
        <w:t xml:space="preserve"> H</w:t>
      </w:r>
      <w:r w:rsidR="00910C80" w:rsidRPr="00C866A6">
        <w:rPr>
          <w:sz w:val="28"/>
          <w:szCs w:val="28"/>
        </w:rPr>
        <w:t xml:space="preserve">ội đồng xét xử, </w:t>
      </w:r>
      <w:r w:rsidR="00910C80" w:rsidRPr="00C866A6">
        <w:rPr>
          <w:sz w:val="28"/>
          <w:szCs w:val="28"/>
          <w:lang w:val="vi-VN"/>
        </w:rPr>
        <w:t xml:space="preserve">lực lượng tham gia </w:t>
      </w:r>
      <w:r w:rsidR="00910C80" w:rsidRPr="00C866A6">
        <w:rPr>
          <w:sz w:val="28"/>
          <w:szCs w:val="28"/>
        </w:rPr>
        <w:t>bảo vệ,</w:t>
      </w:r>
      <w:r w:rsidR="00910C80" w:rsidRPr="00C866A6">
        <w:rPr>
          <w:sz w:val="28"/>
          <w:szCs w:val="28"/>
          <w:lang w:val="vi-VN"/>
        </w:rPr>
        <w:t xml:space="preserve"> bắt giữ người có hành vi vi phạm, lập biên bản và giao cho cơ quan có thẩm quyền giải quyết theo quy định của pháp luật.</w:t>
      </w:r>
      <w:r w:rsidR="002E310D" w:rsidRPr="00C866A6">
        <w:rPr>
          <w:sz w:val="28"/>
          <w:szCs w:val="28"/>
        </w:rPr>
        <w:t xml:space="preserve"> </w:t>
      </w:r>
      <w:r w:rsidR="000B2E7E" w:rsidRPr="00C866A6">
        <w:rPr>
          <w:sz w:val="28"/>
          <w:szCs w:val="28"/>
          <w:lang w:val="en-SG"/>
        </w:rPr>
        <w:t>T</w:t>
      </w:r>
      <w:r w:rsidR="003409B8" w:rsidRPr="00C866A6">
        <w:rPr>
          <w:sz w:val="28"/>
          <w:szCs w:val="28"/>
          <w:lang w:val="en-SG"/>
        </w:rPr>
        <w:t>r</w:t>
      </w:r>
      <w:r w:rsidR="008816D7" w:rsidRPr="00C866A6">
        <w:rPr>
          <w:sz w:val="28"/>
          <w:szCs w:val="28"/>
          <w:lang w:val="en-SG"/>
        </w:rPr>
        <w:t xml:space="preserve">ường hợp có người bị thương phải </w:t>
      </w:r>
      <w:r w:rsidR="000B2E7E" w:rsidRPr="00C866A6">
        <w:rPr>
          <w:sz w:val="28"/>
          <w:szCs w:val="28"/>
          <w:lang w:val="en-SG"/>
        </w:rPr>
        <w:t>nh</w:t>
      </w:r>
      <w:r w:rsidR="003409B8" w:rsidRPr="00C866A6">
        <w:rPr>
          <w:sz w:val="28"/>
          <w:szCs w:val="28"/>
          <w:lang w:val="en-SG"/>
        </w:rPr>
        <w:t>a</w:t>
      </w:r>
      <w:r w:rsidR="000B2E7E" w:rsidRPr="00C866A6">
        <w:rPr>
          <w:sz w:val="28"/>
          <w:szCs w:val="28"/>
          <w:lang w:val="en-SG"/>
        </w:rPr>
        <w:t xml:space="preserve">nh chóng </w:t>
      </w:r>
      <w:r w:rsidR="003409B8" w:rsidRPr="00C866A6">
        <w:rPr>
          <w:sz w:val="28"/>
          <w:szCs w:val="28"/>
          <w:lang w:val="en-SG"/>
        </w:rPr>
        <w:t xml:space="preserve">sơ </w:t>
      </w:r>
      <w:r w:rsidR="000B0481" w:rsidRPr="00C866A6">
        <w:rPr>
          <w:sz w:val="28"/>
          <w:szCs w:val="28"/>
          <w:lang w:val="en-SG"/>
        </w:rPr>
        <w:t xml:space="preserve">cấp cứu hoặc </w:t>
      </w:r>
      <w:r w:rsidR="000B2E7E" w:rsidRPr="00C866A6">
        <w:rPr>
          <w:sz w:val="28"/>
          <w:szCs w:val="28"/>
          <w:lang w:val="en-SG"/>
        </w:rPr>
        <w:t>đưa</w:t>
      </w:r>
      <w:r w:rsidR="008816D7" w:rsidRPr="00C866A6">
        <w:rPr>
          <w:sz w:val="28"/>
          <w:szCs w:val="28"/>
          <w:lang w:val="en-SG"/>
        </w:rPr>
        <w:t xml:space="preserve"> ngay</w:t>
      </w:r>
      <w:r w:rsidR="0023076A" w:rsidRPr="00C866A6">
        <w:rPr>
          <w:sz w:val="28"/>
          <w:szCs w:val="28"/>
          <w:lang w:val="en-SG"/>
        </w:rPr>
        <w:t xml:space="preserve"> đến cơ sở y tế</w:t>
      </w:r>
      <w:r w:rsidR="002E310D" w:rsidRPr="00C866A6">
        <w:rPr>
          <w:sz w:val="28"/>
          <w:szCs w:val="28"/>
          <w:lang w:val="en-SG"/>
        </w:rPr>
        <w:t xml:space="preserve"> </w:t>
      </w:r>
      <w:r w:rsidR="008816D7" w:rsidRPr="00C866A6">
        <w:rPr>
          <w:sz w:val="28"/>
          <w:szCs w:val="28"/>
          <w:lang w:val="en-SG"/>
        </w:rPr>
        <w:t xml:space="preserve">gần nhất </w:t>
      </w:r>
      <w:r w:rsidR="000B2E7E" w:rsidRPr="00C866A6">
        <w:rPr>
          <w:sz w:val="28"/>
          <w:szCs w:val="28"/>
          <w:lang w:val="en-SG"/>
        </w:rPr>
        <w:t>để sơ cấp cứu, điều trị theo quy định.</w:t>
      </w:r>
    </w:p>
    <w:p w14:paraId="2012B7B8" w14:textId="02340987" w:rsidR="00CD5CEA" w:rsidRPr="00C866A6" w:rsidRDefault="00F7750D" w:rsidP="00F67D8E">
      <w:pPr>
        <w:widowControl w:val="0"/>
        <w:spacing w:before="120" w:after="120" w:line="340" w:lineRule="exact"/>
        <w:ind w:firstLine="720"/>
        <w:jc w:val="both"/>
        <w:rPr>
          <w:sz w:val="28"/>
          <w:szCs w:val="28"/>
          <w:lang w:val="vi-VN"/>
        </w:rPr>
      </w:pPr>
      <w:r w:rsidRPr="00C866A6">
        <w:rPr>
          <w:sz w:val="28"/>
          <w:szCs w:val="28"/>
          <w:lang w:val="en-SG"/>
        </w:rPr>
        <w:t xml:space="preserve">3. Trường hợp bị cáo </w:t>
      </w:r>
      <w:r w:rsidR="009A5644" w:rsidRPr="00C866A6">
        <w:rPr>
          <w:sz w:val="28"/>
          <w:szCs w:val="28"/>
          <w:lang w:val="vi-VN"/>
        </w:rPr>
        <w:t xml:space="preserve">bỏ </w:t>
      </w:r>
      <w:r w:rsidRPr="00C866A6">
        <w:rPr>
          <w:sz w:val="28"/>
          <w:szCs w:val="28"/>
          <w:lang w:val="en-SG"/>
        </w:rPr>
        <w:t xml:space="preserve">trốn khỏi phòng xử án, chỉ huy bảo vệ phiên </w:t>
      </w:r>
      <w:r w:rsidR="008A6679" w:rsidRPr="00C866A6">
        <w:rPr>
          <w:sz w:val="28"/>
          <w:szCs w:val="28"/>
          <w:lang w:val="en-SG"/>
        </w:rPr>
        <w:t>tòa</w:t>
      </w:r>
      <w:r w:rsidRPr="00C866A6">
        <w:rPr>
          <w:sz w:val="28"/>
          <w:szCs w:val="28"/>
          <w:lang w:val="en-SG"/>
        </w:rPr>
        <w:t xml:space="preserve"> </w:t>
      </w:r>
      <w:r w:rsidR="00BC2539" w:rsidRPr="00C866A6">
        <w:rPr>
          <w:sz w:val="28"/>
          <w:szCs w:val="28"/>
        </w:rPr>
        <w:t xml:space="preserve">hoặc cán bộ được giao chủ trì thực hiện nhiệm vụ bảo vệ phiên </w:t>
      </w:r>
      <w:r w:rsidR="008A6679" w:rsidRPr="00C866A6">
        <w:rPr>
          <w:sz w:val="28"/>
          <w:szCs w:val="28"/>
        </w:rPr>
        <w:t>tòa</w:t>
      </w:r>
      <w:r w:rsidR="00BC2539" w:rsidRPr="00C866A6">
        <w:rPr>
          <w:sz w:val="28"/>
          <w:szCs w:val="28"/>
        </w:rPr>
        <w:t xml:space="preserve"> </w:t>
      </w:r>
      <w:r w:rsidRPr="00C866A6">
        <w:rPr>
          <w:sz w:val="28"/>
          <w:szCs w:val="28"/>
          <w:lang w:val="en-SG"/>
        </w:rPr>
        <w:t>phải huy động lực lượng</w:t>
      </w:r>
      <w:r w:rsidR="009A5644" w:rsidRPr="00C866A6">
        <w:rPr>
          <w:sz w:val="28"/>
          <w:szCs w:val="28"/>
          <w:lang w:val="vi-VN"/>
        </w:rPr>
        <w:t xml:space="preserve"> khẩn trương</w:t>
      </w:r>
      <w:r w:rsidRPr="00C866A6">
        <w:rPr>
          <w:sz w:val="28"/>
          <w:szCs w:val="28"/>
          <w:lang w:val="en-SG"/>
        </w:rPr>
        <w:t xml:space="preserve"> truy bắt bị cáo. </w:t>
      </w:r>
      <w:r w:rsidRPr="00C866A6">
        <w:rPr>
          <w:sz w:val="28"/>
          <w:szCs w:val="28"/>
          <w:lang w:val="vi-VN"/>
        </w:rPr>
        <w:t xml:space="preserve">Nếu vụ việc diễn biến phức tạp phải kịp thời báo cáo </w:t>
      </w:r>
      <w:r w:rsidR="00C91188" w:rsidRPr="00C866A6">
        <w:rPr>
          <w:sz w:val="28"/>
          <w:szCs w:val="28"/>
        </w:rPr>
        <w:t>người có thẩm quyền để chỉ đạo giải quyết</w:t>
      </w:r>
      <w:r w:rsidR="00C91188" w:rsidRPr="00C866A6">
        <w:rPr>
          <w:sz w:val="28"/>
          <w:szCs w:val="28"/>
          <w:lang w:val="vi-VN"/>
        </w:rPr>
        <w:t>.</w:t>
      </w:r>
    </w:p>
    <w:p w14:paraId="1A6BD2F4" w14:textId="4DF3E12F" w:rsidR="00620E9E" w:rsidRPr="00C866A6" w:rsidRDefault="00620E9E" w:rsidP="00F67D8E">
      <w:pPr>
        <w:widowControl w:val="0"/>
        <w:spacing w:line="340" w:lineRule="exact"/>
        <w:jc w:val="center"/>
        <w:rPr>
          <w:b/>
          <w:sz w:val="28"/>
          <w:szCs w:val="28"/>
          <w:lang w:val="en-SG"/>
        </w:rPr>
      </w:pPr>
      <w:r w:rsidRPr="00C866A6">
        <w:rPr>
          <w:b/>
          <w:sz w:val="28"/>
          <w:szCs w:val="28"/>
          <w:lang w:val="en-SG"/>
        </w:rPr>
        <w:t>CHƯƠNG V</w:t>
      </w:r>
    </w:p>
    <w:p w14:paraId="53FA3879" w14:textId="77777777" w:rsidR="00F52F2D" w:rsidRPr="00C866A6" w:rsidRDefault="00F52F2D" w:rsidP="00F67D8E">
      <w:pPr>
        <w:widowControl w:val="0"/>
        <w:spacing w:line="340" w:lineRule="exact"/>
        <w:jc w:val="center"/>
        <w:rPr>
          <w:b/>
          <w:bCs/>
          <w:sz w:val="28"/>
          <w:szCs w:val="28"/>
        </w:rPr>
      </w:pPr>
      <w:r w:rsidRPr="00C866A6">
        <w:rPr>
          <w:b/>
          <w:bCs/>
          <w:sz w:val="28"/>
          <w:szCs w:val="28"/>
        </w:rPr>
        <w:t>ĐIỀU KHOẢN THI HÀNH</w:t>
      </w:r>
    </w:p>
    <w:p w14:paraId="41555E83" w14:textId="77777777" w:rsidR="00F52F2D" w:rsidRPr="00C866A6" w:rsidRDefault="008816D7" w:rsidP="00F67D8E">
      <w:pPr>
        <w:widowControl w:val="0"/>
        <w:spacing w:before="120" w:after="120" w:line="340" w:lineRule="exact"/>
        <w:ind w:firstLine="720"/>
        <w:jc w:val="both"/>
        <w:rPr>
          <w:b/>
          <w:sz w:val="28"/>
          <w:szCs w:val="28"/>
        </w:rPr>
      </w:pPr>
      <w:r w:rsidRPr="00C866A6">
        <w:rPr>
          <w:b/>
          <w:sz w:val="28"/>
          <w:szCs w:val="28"/>
        </w:rPr>
        <w:t>Điều 19</w:t>
      </w:r>
      <w:r w:rsidR="00F52F2D" w:rsidRPr="00C866A6">
        <w:rPr>
          <w:b/>
          <w:sz w:val="28"/>
          <w:szCs w:val="28"/>
        </w:rPr>
        <w:t>. Hiệu lực thi hành</w:t>
      </w:r>
    </w:p>
    <w:p w14:paraId="0317984B" w14:textId="78F9D202" w:rsidR="00F52F2D" w:rsidRPr="00C866A6" w:rsidRDefault="00F52F2D" w:rsidP="00F67D8E">
      <w:pPr>
        <w:widowControl w:val="0"/>
        <w:spacing w:before="120" w:after="120" w:line="340" w:lineRule="exact"/>
        <w:ind w:firstLine="720"/>
        <w:jc w:val="both"/>
        <w:rPr>
          <w:sz w:val="28"/>
          <w:szCs w:val="28"/>
        </w:rPr>
      </w:pPr>
      <w:r w:rsidRPr="00C866A6">
        <w:rPr>
          <w:sz w:val="28"/>
          <w:szCs w:val="28"/>
        </w:rPr>
        <w:t>1. Thông tư này có hi</w:t>
      </w:r>
      <w:r w:rsidR="002B000E">
        <w:rPr>
          <w:sz w:val="28"/>
          <w:szCs w:val="28"/>
        </w:rPr>
        <w:t xml:space="preserve">ệu lực thi hành kể từ ngày 13 </w:t>
      </w:r>
      <w:r w:rsidR="00490768" w:rsidRPr="00C866A6">
        <w:rPr>
          <w:sz w:val="28"/>
          <w:szCs w:val="28"/>
        </w:rPr>
        <w:t xml:space="preserve">tháng </w:t>
      </w:r>
      <w:r w:rsidR="002B000E">
        <w:rPr>
          <w:sz w:val="28"/>
          <w:szCs w:val="28"/>
        </w:rPr>
        <w:t xml:space="preserve">6 </w:t>
      </w:r>
      <w:bookmarkStart w:id="79" w:name="_GoBack"/>
      <w:bookmarkEnd w:id="79"/>
      <w:r w:rsidR="00490768" w:rsidRPr="00C866A6">
        <w:rPr>
          <w:sz w:val="28"/>
          <w:szCs w:val="28"/>
        </w:rPr>
        <w:t xml:space="preserve">năm </w:t>
      </w:r>
      <w:r w:rsidRPr="00C866A6">
        <w:rPr>
          <w:sz w:val="28"/>
          <w:szCs w:val="28"/>
        </w:rPr>
        <w:t>2026.</w:t>
      </w:r>
    </w:p>
    <w:p w14:paraId="3B3A1A69" w14:textId="65667525" w:rsidR="00F52F2D" w:rsidRPr="00C866A6" w:rsidRDefault="00400588" w:rsidP="00F67D8E">
      <w:pPr>
        <w:widowControl w:val="0"/>
        <w:tabs>
          <w:tab w:val="left" w:pos="709"/>
          <w:tab w:val="left" w:pos="851"/>
        </w:tabs>
        <w:spacing w:before="120" w:after="120" w:line="340" w:lineRule="exact"/>
        <w:ind w:firstLine="720"/>
        <w:jc w:val="both"/>
        <w:rPr>
          <w:sz w:val="28"/>
          <w:szCs w:val="28"/>
        </w:rPr>
      </w:pPr>
      <w:r w:rsidRPr="00C866A6">
        <w:rPr>
          <w:sz w:val="28"/>
          <w:szCs w:val="28"/>
        </w:rPr>
        <w:t xml:space="preserve">2. </w:t>
      </w:r>
      <w:r w:rsidR="00F52F2D" w:rsidRPr="00C866A6">
        <w:rPr>
          <w:sz w:val="28"/>
          <w:szCs w:val="28"/>
        </w:rPr>
        <w:t xml:space="preserve">Thông tư số 13/2016/TT-BCA ngày </w:t>
      </w:r>
      <w:r w:rsidR="00490768" w:rsidRPr="00C866A6">
        <w:rPr>
          <w:bCs/>
          <w:sz w:val="28"/>
          <w:szCs w:val="28"/>
        </w:rPr>
        <w:t xml:space="preserve">10 tháng 3 năm </w:t>
      </w:r>
      <w:r w:rsidR="00F52F2D" w:rsidRPr="00C866A6">
        <w:rPr>
          <w:bCs/>
          <w:sz w:val="28"/>
          <w:szCs w:val="28"/>
        </w:rPr>
        <w:t xml:space="preserve">2016 của Bộ trưởng Bộ Công an quy định thực hiện nhiệm vụ bảo vệ phiên </w:t>
      </w:r>
      <w:r w:rsidR="008A6679" w:rsidRPr="00C866A6">
        <w:rPr>
          <w:bCs/>
          <w:sz w:val="28"/>
          <w:szCs w:val="28"/>
        </w:rPr>
        <w:t>tòa</w:t>
      </w:r>
      <w:r w:rsidR="00023006" w:rsidRPr="00C866A6">
        <w:rPr>
          <w:bCs/>
          <w:sz w:val="28"/>
          <w:szCs w:val="28"/>
        </w:rPr>
        <w:t xml:space="preserve"> </w:t>
      </w:r>
      <w:r w:rsidR="00F52F2D" w:rsidRPr="00C866A6">
        <w:rPr>
          <w:bCs/>
          <w:sz w:val="28"/>
          <w:szCs w:val="28"/>
        </w:rPr>
        <w:t xml:space="preserve"> của lực lượng Công an nhân dân và Thông tư số </w:t>
      </w:r>
      <w:r w:rsidR="00F52F2D" w:rsidRPr="00C866A6">
        <w:rPr>
          <w:sz w:val="28"/>
          <w:szCs w:val="28"/>
        </w:rPr>
        <w:t xml:space="preserve">117/2020/TT-BCA ngày </w:t>
      </w:r>
      <w:r w:rsidR="00490768" w:rsidRPr="00C866A6">
        <w:rPr>
          <w:bCs/>
          <w:sz w:val="28"/>
          <w:szCs w:val="28"/>
        </w:rPr>
        <w:t xml:space="preserve">05 tháng 11 năm </w:t>
      </w:r>
      <w:r w:rsidR="00F52F2D" w:rsidRPr="00C866A6">
        <w:rPr>
          <w:bCs/>
          <w:sz w:val="28"/>
          <w:szCs w:val="28"/>
        </w:rPr>
        <w:t>2020 của Bộ trưởng Bộ Công an sửa đổi, bổ sung một số điều của Thô</w:t>
      </w:r>
      <w:r w:rsidR="00490768" w:rsidRPr="00C866A6">
        <w:rPr>
          <w:bCs/>
          <w:sz w:val="28"/>
          <w:szCs w:val="28"/>
        </w:rPr>
        <w:t xml:space="preserve">ng tư số 13/2016/TT-BCA ngày 10 tháng 3 năm </w:t>
      </w:r>
      <w:r w:rsidR="00F52F2D" w:rsidRPr="00C866A6">
        <w:rPr>
          <w:bCs/>
          <w:sz w:val="28"/>
          <w:szCs w:val="28"/>
        </w:rPr>
        <w:t xml:space="preserve">2016 </w:t>
      </w:r>
      <w:r w:rsidR="00F52F2D" w:rsidRPr="00C866A6">
        <w:rPr>
          <w:sz w:val="28"/>
          <w:szCs w:val="28"/>
        </w:rPr>
        <w:t>hết hiệu lực kể từ ngày Thông tư này có hiệu lực.</w:t>
      </w:r>
    </w:p>
    <w:p w14:paraId="3F140B95" w14:textId="77777777" w:rsidR="00F52F2D" w:rsidRPr="00C866A6" w:rsidRDefault="00F52F2D" w:rsidP="00F67D8E">
      <w:pPr>
        <w:widowControl w:val="0"/>
        <w:spacing w:before="120" w:after="120" w:line="340" w:lineRule="exact"/>
        <w:ind w:firstLine="720"/>
        <w:jc w:val="both"/>
        <w:outlineLvl w:val="0"/>
        <w:rPr>
          <w:sz w:val="28"/>
          <w:szCs w:val="28"/>
        </w:rPr>
      </w:pPr>
      <w:r w:rsidRPr="00C866A6">
        <w:rPr>
          <w:sz w:val="28"/>
          <w:szCs w:val="28"/>
        </w:rPr>
        <w:lastRenderedPageBreak/>
        <w:t>3. Trường hợp những văn bản quy phạm pháp luật được dẫn chiếu trong Thông tư này được sửa đổi, bổ sung, thay thế hoặc ban hành mới thì những nội dung liên quan đến Thông tư này cũng sẽ được thay đổi theo các văn bản được sửa đổi, bổ sung, thay thế hoặc ban hành mới.</w:t>
      </w:r>
    </w:p>
    <w:p w14:paraId="7F0D3103" w14:textId="77777777" w:rsidR="00F52F2D" w:rsidRPr="00C866A6" w:rsidRDefault="00F52F2D" w:rsidP="00F67D8E">
      <w:pPr>
        <w:widowControl w:val="0"/>
        <w:spacing w:before="120" w:after="120" w:line="340" w:lineRule="exact"/>
        <w:ind w:firstLine="720"/>
        <w:jc w:val="both"/>
        <w:outlineLvl w:val="0"/>
        <w:rPr>
          <w:sz w:val="28"/>
          <w:szCs w:val="28"/>
          <w:lang w:val="it-IT"/>
        </w:rPr>
      </w:pPr>
      <w:r w:rsidRPr="00C866A6">
        <w:rPr>
          <w:b/>
          <w:sz w:val="28"/>
          <w:szCs w:val="28"/>
        </w:rPr>
        <w:t xml:space="preserve">Điều </w:t>
      </w:r>
      <w:r w:rsidR="002440C9" w:rsidRPr="00C866A6">
        <w:rPr>
          <w:b/>
          <w:sz w:val="28"/>
          <w:szCs w:val="28"/>
        </w:rPr>
        <w:t>2</w:t>
      </w:r>
      <w:r w:rsidR="008816D7" w:rsidRPr="00C866A6">
        <w:rPr>
          <w:b/>
          <w:sz w:val="28"/>
          <w:szCs w:val="28"/>
        </w:rPr>
        <w:t>0</w:t>
      </w:r>
      <w:r w:rsidRPr="00C866A6">
        <w:rPr>
          <w:b/>
          <w:sz w:val="28"/>
          <w:szCs w:val="28"/>
        </w:rPr>
        <w:t>. Trách nhiệm thi hành</w:t>
      </w:r>
    </w:p>
    <w:p w14:paraId="381E30C8" w14:textId="77777777" w:rsidR="00F52F2D" w:rsidRPr="00C866A6" w:rsidRDefault="00F52F2D" w:rsidP="00F67D8E">
      <w:pPr>
        <w:widowControl w:val="0"/>
        <w:spacing w:before="120" w:after="120" w:line="340" w:lineRule="exact"/>
        <w:ind w:firstLine="720"/>
        <w:jc w:val="both"/>
        <w:outlineLvl w:val="0"/>
        <w:rPr>
          <w:sz w:val="28"/>
          <w:szCs w:val="28"/>
        </w:rPr>
      </w:pPr>
      <w:r w:rsidRPr="00C866A6">
        <w:rPr>
          <w:sz w:val="28"/>
          <w:szCs w:val="28"/>
        </w:rPr>
        <w:t>1. Thủ trưởng các đơn vị trực thuộc Bộ Công an, Giám đốc Công an các tỉnh, thành phố chịu trách nhiệm chỉ đạo, tổ chức thực hiện Thông tư này.</w:t>
      </w:r>
    </w:p>
    <w:p w14:paraId="794249AF" w14:textId="77777777" w:rsidR="00F52F2D" w:rsidRPr="00C866A6" w:rsidRDefault="00F52F2D" w:rsidP="00F67D8E">
      <w:pPr>
        <w:widowControl w:val="0"/>
        <w:spacing w:before="120" w:after="120" w:line="340" w:lineRule="exact"/>
        <w:ind w:firstLine="720"/>
        <w:jc w:val="both"/>
        <w:outlineLvl w:val="0"/>
        <w:rPr>
          <w:spacing w:val="2"/>
          <w:sz w:val="28"/>
          <w:szCs w:val="28"/>
        </w:rPr>
      </w:pPr>
      <w:r w:rsidRPr="00C866A6">
        <w:rPr>
          <w:sz w:val="28"/>
          <w:szCs w:val="28"/>
        </w:rPr>
        <w:t>2</w:t>
      </w:r>
      <w:r w:rsidRPr="00C866A6">
        <w:rPr>
          <w:spacing w:val="2"/>
          <w:sz w:val="28"/>
          <w:szCs w:val="28"/>
        </w:rPr>
        <w:t>. Cục Cảnh sát quản lý tạm giữ, tạm giam và thi hành án hình sự tại cộng đồng có trách nhiệm theo dõi, hướng dẫn, đôn đốc, kiểm tra thực hiện Thông tư này.</w:t>
      </w:r>
    </w:p>
    <w:p w14:paraId="35E27C71" w14:textId="77777777" w:rsidR="007B1FB7" w:rsidRPr="00C866A6" w:rsidRDefault="00F52F2D" w:rsidP="007B1FB7">
      <w:pPr>
        <w:widowControl w:val="0"/>
        <w:spacing w:before="120" w:after="120" w:line="340" w:lineRule="exact"/>
        <w:ind w:firstLine="720"/>
        <w:jc w:val="both"/>
        <w:rPr>
          <w:spacing w:val="2"/>
          <w:sz w:val="28"/>
          <w:szCs w:val="28"/>
        </w:rPr>
      </w:pPr>
      <w:r w:rsidRPr="00C866A6">
        <w:rPr>
          <w:spacing w:val="2"/>
          <w:sz w:val="28"/>
          <w:szCs w:val="28"/>
        </w:rPr>
        <w:t>3. Trong quá trình thực hiện Thông tư, nếu có khó khăn, vướng mắc Công an các đơn vị, địa phương báo cáo về Bộ Công an (qua Cục Cảnh sát quản lý tạm giữ, tạm giam và thi hành án hình sự tại cộng đồng) để có hướng dẫn kịp thời./.</w:t>
      </w:r>
    </w:p>
    <w:p w14:paraId="70BCB774" w14:textId="33B8069D" w:rsidR="007B1FB7" w:rsidRPr="00C866A6" w:rsidRDefault="007B1FB7" w:rsidP="007B1FB7">
      <w:pPr>
        <w:widowControl w:val="0"/>
        <w:spacing w:before="120" w:after="120" w:line="340" w:lineRule="exact"/>
        <w:ind w:firstLine="720"/>
        <w:jc w:val="both"/>
        <w:rPr>
          <w:spacing w:val="2"/>
          <w:sz w:val="2"/>
          <w:szCs w:val="28"/>
        </w:rPr>
      </w:pPr>
      <w:r w:rsidRPr="00C866A6">
        <w:rPr>
          <w:spacing w:val="2"/>
          <w:sz w:val="2"/>
          <w:szCs w:val="28"/>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2"/>
        <w:gridCol w:w="4643"/>
      </w:tblGrid>
      <w:tr w:rsidR="00AD469E" w:rsidRPr="00C866A6" w14:paraId="0E4D5D58" w14:textId="77777777" w:rsidTr="00AD469E">
        <w:tc>
          <w:tcPr>
            <w:tcW w:w="4642" w:type="dxa"/>
          </w:tcPr>
          <w:p w14:paraId="0DA1D600" w14:textId="77777777" w:rsidR="00AD469E" w:rsidRPr="00C866A6" w:rsidRDefault="00AD469E" w:rsidP="00AD469E">
            <w:pPr>
              <w:widowControl w:val="0"/>
              <w:jc w:val="both"/>
              <w:rPr>
                <w:iCs/>
                <w:lang w:val="it-IT"/>
              </w:rPr>
            </w:pPr>
            <w:r w:rsidRPr="00C866A6">
              <w:rPr>
                <w:b/>
                <w:i/>
              </w:rPr>
              <w:t xml:space="preserve">Nơi nhận:                </w:t>
            </w:r>
          </w:p>
          <w:p w14:paraId="149B7959" w14:textId="77777777" w:rsidR="00AD469E" w:rsidRPr="00C866A6" w:rsidRDefault="00AD469E" w:rsidP="00AD469E">
            <w:pPr>
              <w:widowControl w:val="0"/>
              <w:jc w:val="both"/>
              <w:rPr>
                <w:b/>
                <w:i/>
                <w:iCs/>
                <w:sz w:val="22"/>
                <w:szCs w:val="22"/>
                <w:lang w:val="it-IT"/>
              </w:rPr>
            </w:pPr>
            <w:r w:rsidRPr="00C866A6">
              <w:rPr>
                <w:iCs/>
                <w:sz w:val="22"/>
                <w:szCs w:val="22"/>
                <w:lang w:val="it-IT"/>
              </w:rPr>
              <w:t>- Tòa án nhân dân tối cao;</w:t>
            </w:r>
          </w:p>
          <w:p w14:paraId="2B8AF96A" w14:textId="77777777" w:rsidR="00AD469E" w:rsidRPr="00C866A6" w:rsidRDefault="00AD469E" w:rsidP="00AD469E">
            <w:pPr>
              <w:widowControl w:val="0"/>
              <w:jc w:val="both"/>
              <w:rPr>
                <w:iCs/>
                <w:sz w:val="22"/>
                <w:szCs w:val="22"/>
                <w:lang w:val="it-IT"/>
              </w:rPr>
            </w:pPr>
            <w:r w:rsidRPr="00C866A6">
              <w:rPr>
                <w:iCs/>
                <w:sz w:val="22"/>
                <w:szCs w:val="22"/>
                <w:lang w:val="it-IT"/>
              </w:rPr>
              <w:t>- Viện kiểm sát nhân dân tối cao;</w:t>
            </w:r>
          </w:p>
          <w:p w14:paraId="0D8F2630" w14:textId="77777777" w:rsidR="00AD469E" w:rsidRPr="00C866A6" w:rsidRDefault="00AD469E" w:rsidP="00AD469E">
            <w:pPr>
              <w:widowControl w:val="0"/>
              <w:jc w:val="both"/>
              <w:rPr>
                <w:iCs/>
                <w:sz w:val="22"/>
                <w:szCs w:val="22"/>
                <w:lang w:val="it-IT"/>
              </w:rPr>
            </w:pPr>
            <w:r w:rsidRPr="00C866A6">
              <w:rPr>
                <w:iCs/>
                <w:sz w:val="22"/>
                <w:szCs w:val="22"/>
                <w:lang w:val="it-IT"/>
              </w:rPr>
              <w:t>- Bộ Tư pháp;</w:t>
            </w:r>
          </w:p>
          <w:p w14:paraId="47B8A846" w14:textId="77777777" w:rsidR="00AD469E" w:rsidRPr="00C866A6" w:rsidRDefault="00AD469E" w:rsidP="00AD469E">
            <w:pPr>
              <w:widowControl w:val="0"/>
              <w:jc w:val="both"/>
              <w:rPr>
                <w:sz w:val="22"/>
                <w:szCs w:val="22"/>
                <w:lang w:val="it-IT"/>
              </w:rPr>
            </w:pPr>
            <w:r w:rsidRPr="00C866A6">
              <w:rPr>
                <w:i/>
                <w:iCs/>
                <w:sz w:val="22"/>
                <w:szCs w:val="22"/>
                <w:lang w:val="it-IT"/>
              </w:rPr>
              <w:t>-</w:t>
            </w:r>
            <w:r w:rsidRPr="00C866A6">
              <w:rPr>
                <w:sz w:val="22"/>
                <w:szCs w:val="22"/>
                <w:lang w:val="it-IT"/>
              </w:rPr>
              <w:t xml:space="preserve"> Các đồng chí Thứ trưởng Bộ Công an;</w:t>
            </w:r>
          </w:p>
          <w:p w14:paraId="121C5F0C" w14:textId="572EC432" w:rsidR="00AD469E" w:rsidRPr="00C866A6" w:rsidRDefault="00AD469E" w:rsidP="00AD469E">
            <w:pPr>
              <w:widowControl w:val="0"/>
              <w:jc w:val="both"/>
              <w:rPr>
                <w:sz w:val="22"/>
                <w:szCs w:val="22"/>
                <w:lang w:val="it-IT"/>
              </w:rPr>
            </w:pPr>
            <w:r w:rsidRPr="00C866A6">
              <w:rPr>
                <w:sz w:val="22"/>
                <w:szCs w:val="22"/>
                <w:lang w:val="it-IT"/>
              </w:rPr>
              <w:t>- Các đơn vị thuộc cơ quan Bộ Công an;</w:t>
            </w:r>
          </w:p>
          <w:p w14:paraId="65770C20" w14:textId="77777777" w:rsidR="00AD469E" w:rsidRPr="00C866A6" w:rsidRDefault="00AD469E" w:rsidP="00AD469E">
            <w:pPr>
              <w:widowControl w:val="0"/>
              <w:jc w:val="both"/>
              <w:rPr>
                <w:sz w:val="22"/>
                <w:szCs w:val="22"/>
                <w:lang w:val="it-IT"/>
              </w:rPr>
            </w:pPr>
            <w:r w:rsidRPr="00C866A6">
              <w:rPr>
                <w:sz w:val="22"/>
                <w:szCs w:val="22"/>
                <w:lang w:val="it-IT"/>
              </w:rPr>
              <w:t>- Công an tỉnh, thành phố;</w:t>
            </w:r>
          </w:p>
          <w:p w14:paraId="0AB24092" w14:textId="77777777" w:rsidR="00AD469E" w:rsidRPr="00C866A6" w:rsidRDefault="00AD469E" w:rsidP="00AD469E">
            <w:pPr>
              <w:widowControl w:val="0"/>
              <w:jc w:val="both"/>
              <w:rPr>
                <w:sz w:val="22"/>
                <w:szCs w:val="22"/>
                <w:lang w:val="it-IT"/>
              </w:rPr>
            </w:pPr>
            <w:r w:rsidRPr="00C866A6">
              <w:rPr>
                <w:sz w:val="22"/>
                <w:szCs w:val="22"/>
                <w:lang w:val="it-IT"/>
              </w:rPr>
              <w:t xml:space="preserve">- Công báo: Cổng thông tin điện tử Bộ Công an;  </w:t>
            </w:r>
          </w:p>
          <w:p w14:paraId="23190D61" w14:textId="0B48E2E7" w:rsidR="00AD469E" w:rsidRPr="00C866A6" w:rsidRDefault="00AD469E" w:rsidP="00AD469E">
            <w:pPr>
              <w:widowControl w:val="0"/>
              <w:jc w:val="both"/>
              <w:rPr>
                <w:sz w:val="22"/>
                <w:szCs w:val="22"/>
                <w:lang w:val="it-IT"/>
              </w:rPr>
            </w:pPr>
            <w:r w:rsidRPr="00C866A6">
              <w:rPr>
                <w:sz w:val="22"/>
                <w:szCs w:val="22"/>
                <w:lang w:val="it-IT"/>
              </w:rPr>
              <w:t xml:space="preserve">- Lưu: VT, V03, C11 (P4).              </w:t>
            </w:r>
          </w:p>
          <w:p w14:paraId="7FC161BD" w14:textId="6D47F4A1" w:rsidR="00AD469E" w:rsidRPr="00C866A6" w:rsidRDefault="00AD469E" w:rsidP="00AD469E">
            <w:pPr>
              <w:widowControl w:val="0"/>
              <w:spacing w:line="340" w:lineRule="exact"/>
              <w:jc w:val="both"/>
              <w:rPr>
                <w:spacing w:val="2"/>
                <w:sz w:val="28"/>
                <w:szCs w:val="28"/>
                <w:lang w:val="vi-VN"/>
              </w:rPr>
            </w:pPr>
          </w:p>
        </w:tc>
        <w:tc>
          <w:tcPr>
            <w:tcW w:w="4643" w:type="dxa"/>
          </w:tcPr>
          <w:p w14:paraId="286B9677" w14:textId="0D05EC70" w:rsidR="00AD469E" w:rsidRPr="00C866A6" w:rsidRDefault="00AD469E" w:rsidP="00CF2184">
            <w:pPr>
              <w:widowControl w:val="0"/>
              <w:spacing w:before="120" w:after="120"/>
              <w:jc w:val="center"/>
              <w:outlineLvl w:val="0"/>
              <w:rPr>
                <w:b/>
                <w:sz w:val="28"/>
                <w:szCs w:val="28"/>
              </w:rPr>
            </w:pPr>
            <w:r w:rsidRPr="00C866A6">
              <w:rPr>
                <w:b/>
                <w:sz w:val="28"/>
                <w:szCs w:val="28"/>
              </w:rPr>
              <w:t>BỘ TRƯỞNG</w:t>
            </w:r>
          </w:p>
          <w:p w14:paraId="374C3757" w14:textId="45C4363A" w:rsidR="00AD469E" w:rsidRPr="00C866A6" w:rsidRDefault="00AD469E" w:rsidP="00CF2184">
            <w:pPr>
              <w:widowControl w:val="0"/>
              <w:spacing w:before="120" w:after="120"/>
              <w:jc w:val="center"/>
              <w:outlineLvl w:val="0"/>
              <w:rPr>
                <w:b/>
                <w:sz w:val="28"/>
                <w:szCs w:val="28"/>
              </w:rPr>
            </w:pPr>
          </w:p>
          <w:p w14:paraId="13612671" w14:textId="4A8950CC" w:rsidR="00AD469E" w:rsidRPr="00C866A6" w:rsidRDefault="00AD469E" w:rsidP="00CF2184">
            <w:pPr>
              <w:widowControl w:val="0"/>
              <w:spacing w:before="120" w:after="120"/>
              <w:jc w:val="center"/>
              <w:outlineLvl w:val="0"/>
              <w:rPr>
                <w:b/>
                <w:sz w:val="28"/>
                <w:szCs w:val="28"/>
              </w:rPr>
            </w:pPr>
          </w:p>
          <w:p w14:paraId="10ED91E8" w14:textId="46DE8CF6" w:rsidR="00AD469E" w:rsidRPr="00C866A6" w:rsidRDefault="00AD469E" w:rsidP="00CF2184">
            <w:pPr>
              <w:widowControl w:val="0"/>
              <w:spacing w:before="120" w:after="120"/>
              <w:jc w:val="center"/>
              <w:outlineLvl w:val="0"/>
              <w:rPr>
                <w:b/>
                <w:sz w:val="28"/>
                <w:szCs w:val="28"/>
              </w:rPr>
            </w:pPr>
          </w:p>
          <w:p w14:paraId="62D29022" w14:textId="77777777" w:rsidR="00AD469E" w:rsidRPr="00C866A6" w:rsidRDefault="00AD469E" w:rsidP="00CF2184">
            <w:pPr>
              <w:widowControl w:val="0"/>
              <w:spacing w:before="120" w:after="120"/>
              <w:jc w:val="center"/>
              <w:outlineLvl w:val="0"/>
              <w:rPr>
                <w:b/>
                <w:sz w:val="28"/>
                <w:szCs w:val="28"/>
              </w:rPr>
            </w:pPr>
          </w:p>
          <w:p w14:paraId="38CF9329" w14:textId="3A5B5F63" w:rsidR="00AD469E" w:rsidRPr="00C866A6" w:rsidRDefault="00AD469E" w:rsidP="00CF2184">
            <w:pPr>
              <w:widowControl w:val="0"/>
              <w:spacing w:before="120" w:after="120" w:line="340" w:lineRule="exact"/>
              <w:jc w:val="center"/>
              <w:rPr>
                <w:spacing w:val="2"/>
                <w:sz w:val="28"/>
                <w:szCs w:val="28"/>
                <w:lang w:val="vi-VN"/>
              </w:rPr>
            </w:pPr>
            <w:r w:rsidRPr="00C866A6">
              <w:rPr>
                <w:b/>
                <w:sz w:val="28"/>
                <w:szCs w:val="28"/>
              </w:rPr>
              <w:t>Đại tướng Lương Tam Quang</w:t>
            </w:r>
          </w:p>
        </w:tc>
      </w:tr>
    </w:tbl>
    <w:p w14:paraId="303881EE" w14:textId="77777777" w:rsidR="00AD469E" w:rsidRPr="00C866A6" w:rsidRDefault="00AD469E" w:rsidP="00F67D8E">
      <w:pPr>
        <w:widowControl w:val="0"/>
        <w:spacing w:before="120" w:after="120" w:line="340" w:lineRule="exact"/>
        <w:ind w:firstLine="720"/>
        <w:jc w:val="both"/>
        <w:rPr>
          <w:spacing w:val="2"/>
          <w:sz w:val="28"/>
          <w:szCs w:val="28"/>
          <w:lang w:val="vi-VN"/>
        </w:rPr>
      </w:pPr>
    </w:p>
    <w:p w14:paraId="2D79A7A7" w14:textId="77777777" w:rsidR="009B77C8" w:rsidRPr="00C866A6" w:rsidRDefault="009B77C8" w:rsidP="00CF5266">
      <w:pPr>
        <w:widowControl w:val="0"/>
        <w:spacing w:before="60" w:after="60"/>
        <w:ind w:firstLine="720"/>
        <w:jc w:val="both"/>
        <w:rPr>
          <w:spacing w:val="-2"/>
          <w:sz w:val="6"/>
          <w:szCs w:val="6"/>
          <w:lang w:val="vi-VN"/>
        </w:rPr>
      </w:pPr>
    </w:p>
    <w:p w14:paraId="77BC935C" w14:textId="77777777" w:rsidR="00764045" w:rsidRPr="00C866A6" w:rsidRDefault="00764045" w:rsidP="00CF5266">
      <w:pPr>
        <w:widowControl w:val="0"/>
        <w:spacing w:before="60" w:after="60"/>
        <w:ind w:firstLine="720"/>
        <w:jc w:val="both"/>
        <w:rPr>
          <w:spacing w:val="-2"/>
          <w:sz w:val="4"/>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2"/>
      </w:tblGrid>
      <w:tr w:rsidR="00A908A8" w:rsidRPr="00C866A6" w14:paraId="3523DF2B" w14:textId="77777777" w:rsidTr="00DE4C3D">
        <w:tc>
          <w:tcPr>
            <w:tcW w:w="4675" w:type="dxa"/>
          </w:tcPr>
          <w:p w14:paraId="30D644D4" w14:textId="5E957930" w:rsidR="00F52F2D" w:rsidRPr="00C866A6" w:rsidRDefault="00F52F2D" w:rsidP="00CF5266">
            <w:pPr>
              <w:widowControl w:val="0"/>
              <w:rPr>
                <w:spacing w:val="-2"/>
                <w:sz w:val="28"/>
                <w:szCs w:val="28"/>
              </w:rPr>
            </w:pPr>
          </w:p>
        </w:tc>
        <w:tc>
          <w:tcPr>
            <w:tcW w:w="4675" w:type="dxa"/>
          </w:tcPr>
          <w:p w14:paraId="59EB1F68" w14:textId="77777777" w:rsidR="00F52F2D" w:rsidRPr="00C866A6" w:rsidRDefault="00F52F2D" w:rsidP="00CF5266">
            <w:pPr>
              <w:widowControl w:val="0"/>
              <w:spacing w:before="120" w:after="120"/>
              <w:jc w:val="center"/>
              <w:outlineLvl w:val="0"/>
              <w:rPr>
                <w:b/>
                <w:sz w:val="28"/>
                <w:szCs w:val="28"/>
              </w:rPr>
            </w:pPr>
          </w:p>
          <w:p w14:paraId="2C20CC3F" w14:textId="77777777" w:rsidR="00F52F2D" w:rsidRPr="00C866A6" w:rsidRDefault="00F52F2D" w:rsidP="00CF5266">
            <w:pPr>
              <w:widowControl w:val="0"/>
              <w:spacing w:before="120" w:after="120"/>
              <w:jc w:val="center"/>
              <w:outlineLvl w:val="0"/>
              <w:rPr>
                <w:b/>
                <w:sz w:val="28"/>
                <w:szCs w:val="28"/>
              </w:rPr>
            </w:pPr>
          </w:p>
          <w:p w14:paraId="01486335" w14:textId="77777777" w:rsidR="00F52F2D" w:rsidRPr="00C866A6" w:rsidRDefault="00F52F2D" w:rsidP="00CF5266">
            <w:pPr>
              <w:widowControl w:val="0"/>
              <w:spacing w:before="120" w:after="120"/>
              <w:jc w:val="center"/>
              <w:outlineLvl w:val="0"/>
              <w:rPr>
                <w:b/>
                <w:sz w:val="28"/>
                <w:szCs w:val="28"/>
              </w:rPr>
            </w:pPr>
          </w:p>
          <w:p w14:paraId="5112A552" w14:textId="77777777" w:rsidR="00F52F2D" w:rsidRPr="00C866A6" w:rsidRDefault="00F52F2D" w:rsidP="00CF5266">
            <w:pPr>
              <w:widowControl w:val="0"/>
              <w:spacing w:before="120" w:after="120"/>
              <w:jc w:val="center"/>
              <w:outlineLvl w:val="0"/>
              <w:rPr>
                <w:b/>
                <w:sz w:val="18"/>
                <w:szCs w:val="28"/>
              </w:rPr>
            </w:pPr>
          </w:p>
          <w:p w14:paraId="535D160D" w14:textId="76803557" w:rsidR="00F52F2D" w:rsidRPr="00C866A6" w:rsidRDefault="00F52F2D" w:rsidP="00CF5266">
            <w:pPr>
              <w:widowControl w:val="0"/>
              <w:jc w:val="center"/>
              <w:rPr>
                <w:spacing w:val="-2"/>
                <w:sz w:val="28"/>
                <w:szCs w:val="28"/>
              </w:rPr>
            </w:pPr>
          </w:p>
        </w:tc>
      </w:tr>
    </w:tbl>
    <w:p w14:paraId="3C35446C" w14:textId="77777777" w:rsidR="00F52F2D" w:rsidRPr="00C866A6" w:rsidRDefault="00F52F2D" w:rsidP="00CF5266">
      <w:pPr>
        <w:widowControl w:val="0"/>
        <w:rPr>
          <w:spacing w:val="-2"/>
          <w:sz w:val="28"/>
          <w:szCs w:val="28"/>
        </w:rPr>
      </w:pPr>
    </w:p>
    <w:p w14:paraId="628EA7DE" w14:textId="77777777" w:rsidR="00F52F2D" w:rsidRPr="00C866A6" w:rsidRDefault="00F52F2D" w:rsidP="00CF5266">
      <w:pPr>
        <w:widowControl w:val="0"/>
        <w:rPr>
          <w:sz w:val="28"/>
          <w:szCs w:val="28"/>
        </w:rPr>
      </w:pPr>
    </w:p>
    <w:sectPr w:rsidR="00F52F2D" w:rsidRPr="00C866A6" w:rsidSect="006021C2">
      <w:headerReference w:type="default" r:id="rId8"/>
      <w:footerReference w:type="default" r:id="rId9"/>
      <w:pgSz w:w="11906" w:h="16838" w:code="9"/>
      <w:pgMar w:top="1138" w:right="1138" w:bottom="1138"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EC62E1" w14:textId="77777777" w:rsidR="00973CB2" w:rsidRDefault="00973CB2" w:rsidP="009B1A8D">
      <w:r>
        <w:separator/>
      </w:r>
    </w:p>
  </w:endnote>
  <w:endnote w:type="continuationSeparator" w:id="0">
    <w:p w14:paraId="7DDC0127" w14:textId="77777777" w:rsidR="00973CB2" w:rsidRDefault="00973CB2" w:rsidP="009B1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A646ED" w14:textId="77777777" w:rsidR="00F52737" w:rsidRDefault="00F52737">
    <w:pPr>
      <w:pStyle w:val="Footer"/>
      <w:jc w:val="center"/>
    </w:pPr>
  </w:p>
  <w:p w14:paraId="47FBC09F" w14:textId="77777777" w:rsidR="00F52737" w:rsidRDefault="00F5273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689095" w14:textId="77777777" w:rsidR="00973CB2" w:rsidRDefault="00973CB2" w:rsidP="009B1A8D">
      <w:r>
        <w:separator/>
      </w:r>
    </w:p>
  </w:footnote>
  <w:footnote w:type="continuationSeparator" w:id="0">
    <w:p w14:paraId="747B4282" w14:textId="77777777" w:rsidR="00973CB2" w:rsidRDefault="00973CB2" w:rsidP="009B1A8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9510422"/>
      <w:docPartObj>
        <w:docPartGallery w:val="Page Numbers (Top of Page)"/>
        <w:docPartUnique/>
      </w:docPartObj>
    </w:sdtPr>
    <w:sdtEndPr>
      <w:rPr>
        <w:noProof/>
      </w:rPr>
    </w:sdtEndPr>
    <w:sdtContent>
      <w:p w14:paraId="39175E30" w14:textId="0D6DED6D" w:rsidR="00F52737" w:rsidRDefault="00F52737">
        <w:pPr>
          <w:pStyle w:val="Header"/>
          <w:jc w:val="center"/>
        </w:pPr>
        <w:r>
          <w:fldChar w:fldCharType="begin"/>
        </w:r>
        <w:r>
          <w:instrText xml:space="preserve"> PAGE   \* MERGEFORMAT </w:instrText>
        </w:r>
        <w:r>
          <w:fldChar w:fldCharType="separate"/>
        </w:r>
        <w:r w:rsidR="002B000E">
          <w:rPr>
            <w:noProof/>
          </w:rPr>
          <w:t>10</w:t>
        </w:r>
        <w:r>
          <w:rPr>
            <w:noProof/>
          </w:rPr>
          <w:fldChar w:fldCharType="end"/>
        </w:r>
      </w:p>
    </w:sdtContent>
  </w:sdt>
  <w:p w14:paraId="508521FE" w14:textId="77777777" w:rsidR="00F52737" w:rsidRDefault="00F5273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1648DC"/>
    <w:multiLevelType w:val="hybridMultilevel"/>
    <w:tmpl w:val="DCF41302"/>
    <w:lvl w:ilvl="0" w:tplc="4F2000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3271"/>
    <w:rsid w:val="000075FE"/>
    <w:rsid w:val="0000773A"/>
    <w:rsid w:val="00011846"/>
    <w:rsid w:val="00011B12"/>
    <w:rsid w:val="00012438"/>
    <w:rsid w:val="00021C10"/>
    <w:rsid w:val="00023006"/>
    <w:rsid w:val="00026F5F"/>
    <w:rsid w:val="00042CD7"/>
    <w:rsid w:val="00043D33"/>
    <w:rsid w:val="00044F25"/>
    <w:rsid w:val="000470A0"/>
    <w:rsid w:val="000500E8"/>
    <w:rsid w:val="00050CC6"/>
    <w:rsid w:val="000549A4"/>
    <w:rsid w:val="000579FC"/>
    <w:rsid w:val="00062C95"/>
    <w:rsid w:val="00063BB9"/>
    <w:rsid w:val="0006608C"/>
    <w:rsid w:val="00067168"/>
    <w:rsid w:val="00072811"/>
    <w:rsid w:val="00072F36"/>
    <w:rsid w:val="00073E09"/>
    <w:rsid w:val="00074020"/>
    <w:rsid w:val="00076A1D"/>
    <w:rsid w:val="00084215"/>
    <w:rsid w:val="00087B72"/>
    <w:rsid w:val="00094C8C"/>
    <w:rsid w:val="000A3BBF"/>
    <w:rsid w:val="000B0481"/>
    <w:rsid w:val="000B0532"/>
    <w:rsid w:val="000B2D75"/>
    <w:rsid w:val="000B2E7E"/>
    <w:rsid w:val="000C1A45"/>
    <w:rsid w:val="000C2550"/>
    <w:rsid w:val="000D394B"/>
    <w:rsid w:val="000D4861"/>
    <w:rsid w:val="000D748D"/>
    <w:rsid w:val="000F0963"/>
    <w:rsid w:val="000F28D7"/>
    <w:rsid w:val="00104821"/>
    <w:rsid w:val="00112BFC"/>
    <w:rsid w:val="001270BC"/>
    <w:rsid w:val="001328D1"/>
    <w:rsid w:val="00144B7C"/>
    <w:rsid w:val="00147563"/>
    <w:rsid w:val="001477B3"/>
    <w:rsid w:val="0015316F"/>
    <w:rsid w:val="00154E48"/>
    <w:rsid w:val="00154EE7"/>
    <w:rsid w:val="00160CFA"/>
    <w:rsid w:val="001765C7"/>
    <w:rsid w:val="001779AF"/>
    <w:rsid w:val="0018005C"/>
    <w:rsid w:val="00180D69"/>
    <w:rsid w:val="00185784"/>
    <w:rsid w:val="00194D68"/>
    <w:rsid w:val="001A0933"/>
    <w:rsid w:val="001A0BED"/>
    <w:rsid w:val="001A7E5E"/>
    <w:rsid w:val="001B0331"/>
    <w:rsid w:val="001B05FC"/>
    <w:rsid w:val="001B0DD8"/>
    <w:rsid w:val="001B5544"/>
    <w:rsid w:val="001B5D66"/>
    <w:rsid w:val="001B7654"/>
    <w:rsid w:val="001C62A8"/>
    <w:rsid w:val="001D1873"/>
    <w:rsid w:val="001E0BAB"/>
    <w:rsid w:val="001F1389"/>
    <w:rsid w:val="001F2CB3"/>
    <w:rsid w:val="002045F8"/>
    <w:rsid w:val="002133DB"/>
    <w:rsid w:val="002147BC"/>
    <w:rsid w:val="00215FDC"/>
    <w:rsid w:val="0022227E"/>
    <w:rsid w:val="0022262B"/>
    <w:rsid w:val="00223E2A"/>
    <w:rsid w:val="00224422"/>
    <w:rsid w:val="0023076A"/>
    <w:rsid w:val="00231B0D"/>
    <w:rsid w:val="00232496"/>
    <w:rsid w:val="0023316B"/>
    <w:rsid w:val="0023450E"/>
    <w:rsid w:val="0023460D"/>
    <w:rsid w:val="00242837"/>
    <w:rsid w:val="002430DF"/>
    <w:rsid w:val="002440C9"/>
    <w:rsid w:val="002441D9"/>
    <w:rsid w:val="0024591E"/>
    <w:rsid w:val="00250088"/>
    <w:rsid w:val="00252C7D"/>
    <w:rsid w:val="002576CA"/>
    <w:rsid w:val="002615A4"/>
    <w:rsid w:val="002678E7"/>
    <w:rsid w:val="0027080F"/>
    <w:rsid w:val="00273C04"/>
    <w:rsid w:val="00274584"/>
    <w:rsid w:val="0028232D"/>
    <w:rsid w:val="00282A37"/>
    <w:rsid w:val="0028533B"/>
    <w:rsid w:val="00286BDB"/>
    <w:rsid w:val="00293726"/>
    <w:rsid w:val="002B000E"/>
    <w:rsid w:val="002B0D70"/>
    <w:rsid w:val="002B49D2"/>
    <w:rsid w:val="002B766B"/>
    <w:rsid w:val="002B7C54"/>
    <w:rsid w:val="002C5B32"/>
    <w:rsid w:val="002C7B97"/>
    <w:rsid w:val="002D1194"/>
    <w:rsid w:val="002D5498"/>
    <w:rsid w:val="002E310D"/>
    <w:rsid w:val="002E3796"/>
    <w:rsid w:val="002F4291"/>
    <w:rsid w:val="002F5049"/>
    <w:rsid w:val="00310169"/>
    <w:rsid w:val="00311455"/>
    <w:rsid w:val="00312D4C"/>
    <w:rsid w:val="00317762"/>
    <w:rsid w:val="003233FB"/>
    <w:rsid w:val="00323608"/>
    <w:rsid w:val="003345EE"/>
    <w:rsid w:val="003362AC"/>
    <w:rsid w:val="003409B8"/>
    <w:rsid w:val="003527BC"/>
    <w:rsid w:val="00357823"/>
    <w:rsid w:val="0036618E"/>
    <w:rsid w:val="00375960"/>
    <w:rsid w:val="00375CBE"/>
    <w:rsid w:val="0038070C"/>
    <w:rsid w:val="003812D9"/>
    <w:rsid w:val="003A3374"/>
    <w:rsid w:val="003A68DA"/>
    <w:rsid w:val="003B1965"/>
    <w:rsid w:val="003B3DC5"/>
    <w:rsid w:val="003B4E8C"/>
    <w:rsid w:val="003B603F"/>
    <w:rsid w:val="003C396D"/>
    <w:rsid w:val="003C4EEC"/>
    <w:rsid w:val="003D04E3"/>
    <w:rsid w:val="003E4282"/>
    <w:rsid w:val="003E4CE5"/>
    <w:rsid w:val="003E73D3"/>
    <w:rsid w:val="003F10DC"/>
    <w:rsid w:val="003F1EFF"/>
    <w:rsid w:val="003F583D"/>
    <w:rsid w:val="00400300"/>
    <w:rsid w:val="00400588"/>
    <w:rsid w:val="00405BBE"/>
    <w:rsid w:val="004169B3"/>
    <w:rsid w:val="004256E6"/>
    <w:rsid w:val="00432D0B"/>
    <w:rsid w:val="004372DF"/>
    <w:rsid w:val="00445F7C"/>
    <w:rsid w:val="00451A61"/>
    <w:rsid w:val="004572A2"/>
    <w:rsid w:val="00461E94"/>
    <w:rsid w:val="0047037C"/>
    <w:rsid w:val="00473791"/>
    <w:rsid w:val="00483724"/>
    <w:rsid w:val="0048779E"/>
    <w:rsid w:val="004879FB"/>
    <w:rsid w:val="00490768"/>
    <w:rsid w:val="00492785"/>
    <w:rsid w:val="0049333C"/>
    <w:rsid w:val="004950B2"/>
    <w:rsid w:val="004A00EA"/>
    <w:rsid w:val="004B3002"/>
    <w:rsid w:val="004B37A8"/>
    <w:rsid w:val="004B4242"/>
    <w:rsid w:val="004B48A5"/>
    <w:rsid w:val="004C3BBB"/>
    <w:rsid w:val="004C3C16"/>
    <w:rsid w:val="004D3578"/>
    <w:rsid w:val="004E02D3"/>
    <w:rsid w:val="004E0866"/>
    <w:rsid w:val="004F1A5B"/>
    <w:rsid w:val="004F697E"/>
    <w:rsid w:val="004F6AC9"/>
    <w:rsid w:val="004F72CF"/>
    <w:rsid w:val="00501B96"/>
    <w:rsid w:val="0051063A"/>
    <w:rsid w:val="00512032"/>
    <w:rsid w:val="00517F2B"/>
    <w:rsid w:val="00523352"/>
    <w:rsid w:val="00525CEA"/>
    <w:rsid w:val="00531010"/>
    <w:rsid w:val="00536F8F"/>
    <w:rsid w:val="00543566"/>
    <w:rsid w:val="00547135"/>
    <w:rsid w:val="005504FF"/>
    <w:rsid w:val="00556015"/>
    <w:rsid w:val="0056220A"/>
    <w:rsid w:val="005701CC"/>
    <w:rsid w:val="00573F87"/>
    <w:rsid w:val="00581560"/>
    <w:rsid w:val="00582E3F"/>
    <w:rsid w:val="00584CE8"/>
    <w:rsid w:val="00591095"/>
    <w:rsid w:val="0059162C"/>
    <w:rsid w:val="005969C5"/>
    <w:rsid w:val="00597C65"/>
    <w:rsid w:val="005A2A5D"/>
    <w:rsid w:val="005A55C6"/>
    <w:rsid w:val="005B1402"/>
    <w:rsid w:val="005C0D1D"/>
    <w:rsid w:val="005D0ED7"/>
    <w:rsid w:val="005D1A46"/>
    <w:rsid w:val="005D6F0B"/>
    <w:rsid w:val="005E0C17"/>
    <w:rsid w:val="005E303A"/>
    <w:rsid w:val="005E4B90"/>
    <w:rsid w:val="005E6447"/>
    <w:rsid w:val="005E76A8"/>
    <w:rsid w:val="005F0634"/>
    <w:rsid w:val="005F673E"/>
    <w:rsid w:val="006021C2"/>
    <w:rsid w:val="00603A89"/>
    <w:rsid w:val="00603E09"/>
    <w:rsid w:val="00603ED2"/>
    <w:rsid w:val="006042EA"/>
    <w:rsid w:val="00607263"/>
    <w:rsid w:val="00620E9E"/>
    <w:rsid w:val="00644A49"/>
    <w:rsid w:val="00650B58"/>
    <w:rsid w:val="00650D6D"/>
    <w:rsid w:val="00652883"/>
    <w:rsid w:val="006621FF"/>
    <w:rsid w:val="00666506"/>
    <w:rsid w:val="00667E40"/>
    <w:rsid w:val="00670347"/>
    <w:rsid w:val="00670C1E"/>
    <w:rsid w:val="00670DB8"/>
    <w:rsid w:val="00680D05"/>
    <w:rsid w:val="00683297"/>
    <w:rsid w:val="0069508A"/>
    <w:rsid w:val="006A01D5"/>
    <w:rsid w:val="006A06E4"/>
    <w:rsid w:val="006B2D47"/>
    <w:rsid w:val="006C228C"/>
    <w:rsid w:val="006C33D7"/>
    <w:rsid w:val="006D7DCD"/>
    <w:rsid w:val="006F20FE"/>
    <w:rsid w:val="006F5C76"/>
    <w:rsid w:val="006F73AD"/>
    <w:rsid w:val="00706C3E"/>
    <w:rsid w:val="00707787"/>
    <w:rsid w:val="00711A3A"/>
    <w:rsid w:val="00711C4F"/>
    <w:rsid w:val="00713663"/>
    <w:rsid w:val="00715DB7"/>
    <w:rsid w:val="0071685F"/>
    <w:rsid w:val="00716DD0"/>
    <w:rsid w:val="00722AD2"/>
    <w:rsid w:val="00730597"/>
    <w:rsid w:val="007316D9"/>
    <w:rsid w:val="0073539C"/>
    <w:rsid w:val="0074328B"/>
    <w:rsid w:val="00744A48"/>
    <w:rsid w:val="007462AA"/>
    <w:rsid w:val="00750296"/>
    <w:rsid w:val="00753D97"/>
    <w:rsid w:val="00754822"/>
    <w:rsid w:val="00756C05"/>
    <w:rsid w:val="007572F8"/>
    <w:rsid w:val="00762964"/>
    <w:rsid w:val="00764045"/>
    <w:rsid w:val="007644A7"/>
    <w:rsid w:val="00764818"/>
    <w:rsid w:val="00765B8F"/>
    <w:rsid w:val="0077079A"/>
    <w:rsid w:val="0077236E"/>
    <w:rsid w:val="00785C1D"/>
    <w:rsid w:val="00785C77"/>
    <w:rsid w:val="00786AE3"/>
    <w:rsid w:val="007B097C"/>
    <w:rsid w:val="007B1FB7"/>
    <w:rsid w:val="007C2925"/>
    <w:rsid w:val="007C6440"/>
    <w:rsid w:val="007D296D"/>
    <w:rsid w:val="007D3ED8"/>
    <w:rsid w:val="007E54BB"/>
    <w:rsid w:val="007E7CC3"/>
    <w:rsid w:val="007F03C0"/>
    <w:rsid w:val="007F3B83"/>
    <w:rsid w:val="007F793B"/>
    <w:rsid w:val="007F7E41"/>
    <w:rsid w:val="00814460"/>
    <w:rsid w:val="0081791B"/>
    <w:rsid w:val="00821370"/>
    <w:rsid w:val="0082439C"/>
    <w:rsid w:val="0083672D"/>
    <w:rsid w:val="00837875"/>
    <w:rsid w:val="00837D86"/>
    <w:rsid w:val="00841484"/>
    <w:rsid w:val="00842DFE"/>
    <w:rsid w:val="008451D7"/>
    <w:rsid w:val="00850168"/>
    <w:rsid w:val="008517B4"/>
    <w:rsid w:val="00852E30"/>
    <w:rsid w:val="00854B96"/>
    <w:rsid w:val="00854EB4"/>
    <w:rsid w:val="008601C2"/>
    <w:rsid w:val="00875192"/>
    <w:rsid w:val="008816D7"/>
    <w:rsid w:val="00896918"/>
    <w:rsid w:val="008A490D"/>
    <w:rsid w:val="008A4DAA"/>
    <w:rsid w:val="008A6679"/>
    <w:rsid w:val="008B18DC"/>
    <w:rsid w:val="008B2EBE"/>
    <w:rsid w:val="008C395C"/>
    <w:rsid w:val="008C43F8"/>
    <w:rsid w:val="008C7676"/>
    <w:rsid w:val="008D0F7C"/>
    <w:rsid w:val="008E18BF"/>
    <w:rsid w:val="008E19FF"/>
    <w:rsid w:val="008F0DE3"/>
    <w:rsid w:val="008F716F"/>
    <w:rsid w:val="008F76FF"/>
    <w:rsid w:val="00900B96"/>
    <w:rsid w:val="00902BDB"/>
    <w:rsid w:val="009051D3"/>
    <w:rsid w:val="0090653B"/>
    <w:rsid w:val="00910C80"/>
    <w:rsid w:val="00910FD5"/>
    <w:rsid w:val="009238E9"/>
    <w:rsid w:val="009242A1"/>
    <w:rsid w:val="00924584"/>
    <w:rsid w:val="009250B6"/>
    <w:rsid w:val="009305B6"/>
    <w:rsid w:val="009316B4"/>
    <w:rsid w:val="00931E1B"/>
    <w:rsid w:val="00932764"/>
    <w:rsid w:val="00932F65"/>
    <w:rsid w:val="00934EA3"/>
    <w:rsid w:val="009362F5"/>
    <w:rsid w:val="00940A2D"/>
    <w:rsid w:val="009448AB"/>
    <w:rsid w:val="00952616"/>
    <w:rsid w:val="009651CC"/>
    <w:rsid w:val="009659AC"/>
    <w:rsid w:val="00967B82"/>
    <w:rsid w:val="00970FD6"/>
    <w:rsid w:val="00973CB2"/>
    <w:rsid w:val="00974307"/>
    <w:rsid w:val="009818D3"/>
    <w:rsid w:val="009914B9"/>
    <w:rsid w:val="0099674D"/>
    <w:rsid w:val="009A4F37"/>
    <w:rsid w:val="009A5644"/>
    <w:rsid w:val="009A6D67"/>
    <w:rsid w:val="009B1A8D"/>
    <w:rsid w:val="009B1E07"/>
    <w:rsid w:val="009B4CE6"/>
    <w:rsid w:val="009B604B"/>
    <w:rsid w:val="009B77C8"/>
    <w:rsid w:val="009B7AAB"/>
    <w:rsid w:val="009C0FDF"/>
    <w:rsid w:val="009C5803"/>
    <w:rsid w:val="009C7E39"/>
    <w:rsid w:val="009D2E29"/>
    <w:rsid w:val="009D3175"/>
    <w:rsid w:val="009D3587"/>
    <w:rsid w:val="009D3A76"/>
    <w:rsid w:val="009D3EA3"/>
    <w:rsid w:val="009E480A"/>
    <w:rsid w:val="009E6A39"/>
    <w:rsid w:val="009E7044"/>
    <w:rsid w:val="009F16BC"/>
    <w:rsid w:val="00A00765"/>
    <w:rsid w:val="00A107D4"/>
    <w:rsid w:val="00A1485A"/>
    <w:rsid w:val="00A14AEF"/>
    <w:rsid w:val="00A14EFA"/>
    <w:rsid w:val="00A17FFE"/>
    <w:rsid w:val="00A22E36"/>
    <w:rsid w:val="00A26218"/>
    <w:rsid w:val="00A269D3"/>
    <w:rsid w:val="00A31557"/>
    <w:rsid w:val="00A31D95"/>
    <w:rsid w:val="00A457D8"/>
    <w:rsid w:val="00A51784"/>
    <w:rsid w:val="00A571CF"/>
    <w:rsid w:val="00A63979"/>
    <w:rsid w:val="00A66E03"/>
    <w:rsid w:val="00A71B82"/>
    <w:rsid w:val="00A732F7"/>
    <w:rsid w:val="00A75832"/>
    <w:rsid w:val="00A7621D"/>
    <w:rsid w:val="00A806B5"/>
    <w:rsid w:val="00A8264F"/>
    <w:rsid w:val="00A84074"/>
    <w:rsid w:val="00A85680"/>
    <w:rsid w:val="00A908A8"/>
    <w:rsid w:val="00A97050"/>
    <w:rsid w:val="00A97E8F"/>
    <w:rsid w:val="00A97FF5"/>
    <w:rsid w:val="00AC2B57"/>
    <w:rsid w:val="00AC326D"/>
    <w:rsid w:val="00AC4371"/>
    <w:rsid w:val="00AD219C"/>
    <w:rsid w:val="00AD469E"/>
    <w:rsid w:val="00AD4703"/>
    <w:rsid w:val="00AD6711"/>
    <w:rsid w:val="00AE030A"/>
    <w:rsid w:val="00AE67BB"/>
    <w:rsid w:val="00AF265B"/>
    <w:rsid w:val="00AF4D79"/>
    <w:rsid w:val="00B03994"/>
    <w:rsid w:val="00B12A3F"/>
    <w:rsid w:val="00B20DBA"/>
    <w:rsid w:val="00B21279"/>
    <w:rsid w:val="00B22C76"/>
    <w:rsid w:val="00B32C3E"/>
    <w:rsid w:val="00B34359"/>
    <w:rsid w:val="00B41255"/>
    <w:rsid w:val="00B42253"/>
    <w:rsid w:val="00B43E90"/>
    <w:rsid w:val="00B43F98"/>
    <w:rsid w:val="00B5346A"/>
    <w:rsid w:val="00B61803"/>
    <w:rsid w:val="00B642B2"/>
    <w:rsid w:val="00B65295"/>
    <w:rsid w:val="00B66371"/>
    <w:rsid w:val="00B663E8"/>
    <w:rsid w:val="00B67AD0"/>
    <w:rsid w:val="00B7650B"/>
    <w:rsid w:val="00B812E8"/>
    <w:rsid w:val="00B81B65"/>
    <w:rsid w:val="00B85121"/>
    <w:rsid w:val="00B85BA7"/>
    <w:rsid w:val="00B9597B"/>
    <w:rsid w:val="00B97A25"/>
    <w:rsid w:val="00BB3106"/>
    <w:rsid w:val="00BB417D"/>
    <w:rsid w:val="00BB66B8"/>
    <w:rsid w:val="00BB68AB"/>
    <w:rsid w:val="00BC2539"/>
    <w:rsid w:val="00BC2699"/>
    <w:rsid w:val="00BC6312"/>
    <w:rsid w:val="00BC7099"/>
    <w:rsid w:val="00BD0C10"/>
    <w:rsid w:val="00BD3152"/>
    <w:rsid w:val="00BD4EFC"/>
    <w:rsid w:val="00BD5289"/>
    <w:rsid w:val="00BE00B3"/>
    <w:rsid w:val="00BF08F4"/>
    <w:rsid w:val="00BF571E"/>
    <w:rsid w:val="00C009D0"/>
    <w:rsid w:val="00C04204"/>
    <w:rsid w:val="00C10D92"/>
    <w:rsid w:val="00C13271"/>
    <w:rsid w:val="00C16228"/>
    <w:rsid w:val="00C3522E"/>
    <w:rsid w:val="00C36063"/>
    <w:rsid w:val="00C37B2E"/>
    <w:rsid w:val="00C401C3"/>
    <w:rsid w:val="00C42F32"/>
    <w:rsid w:val="00C43602"/>
    <w:rsid w:val="00C44019"/>
    <w:rsid w:val="00C44649"/>
    <w:rsid w:val="00C50C41"/>
    <w:rsid w:val="00C53929"/>
    <w:rsid w:val="00C60C2A"/>
    <w:rsid w:val="00C64F44"/>
    <w:rsid w:val="00C70B44"/>
    <w:rsid w:val="00C70FE0"/>
    <w:rsid w:val="00C806C9"/>
    <w:rsid w:val="00C82C77"/>
    <w:rsid w:val="00C866A6"/>
    <w:rsid w:val="00C91188"/>
    <w:rsid w:val="00C963AA"/>
    <w:rsid w:val="00CA3044"/>
    <w:rsid w:val="00CB6256"/>
    <w:rsid w:val="00CC1FEB"/>
    <w:rsid w:val="00CC4002"/>
    <w:rsid w:val="00CD0426"/>
    <w:rsid w:val="00CD09A0"/>
    <w:rsid w:val="00CD5CEA"/>
    <w:rsid w:val="00CD76B2"/>
    <w:rsid w:val="00CE180C"/>
    <w:rsid w:val="00CE59EE"/>
    <w:rsid w:val="00CF1948"/>
    <w:rsid w:val="00CF2184"/>
    <w:rsid w:val="00CF3759"/>
    <w:rsid w:val="00CF5266"/>
    <w:rsid w:val="00CF7D94"/>
    <w:rsid w:val="00D008FE"/>
    <w:rsid w:val="00D07251"/>
    <w:rsid w:val="00D239A6"/>
    <w:rsid w:val="00D30BFC"/>
    <w:rsid w:val="00D32ED4"/>
    <w:rsid w:val="00D33338"/>
    <w:rsid w:val="00D336A0"/>
    <w:rsid w:val="00D3679A"/>
    <w:rsid w:val="00D37333"/>
    <w:rsid w:val="00D4033B"/>
    <w:rsid w:val="00D42E85"/>
    <w:rsid w:val="00D452AC"/>
    <w:rsid w:val="00D54324"/>
    <w:rsid w:val="00D6389B"/>
    <w:rsid w:val="00D70311"/>
    <w:rsid w:val="00D70709"/>
    <w:rsid w:val="00D718FB"/>
    <w:rsid w:val="00D73CBA"/>
    <w:rsid w:val="00D74453"/>
    <w:rsid w:val="00D74BF7"/>
    <w:rsid w:val="00D76241"/>
    <w:rsid w:val="00D82676"/>
    <w:rsid w:val="00D85CDF"/>
    <w:rsid w:val="00D919AE"/>
    <w:rsid w:val="00D946D6"/>
    <w:rsid w:val="00DB34CF"/>
    <w:rsid w:val="00DB7803"/>
    <w:rsid w:val="00DC362E"/>
    <w:rsid w:val="00DC66BC"/>
    <w:rsid w:val="00DC7FBE"/>
    <w:rsid w:val="00DD1AA8"/>
    <w:rsid w:val="00DD3637"/>
    <w:rsid w:val="00DD68BA"/>
    <w:rsid w:val="00DD7596"/>
    <w:rsid w:val="00DE45C5"/>
    <w:rsid w:val="00DE4C3D"/>
    <w:rsid w:val="00DF17E2"/>
    <w:rsid w:val="00E0192E"/>
    <w:rsid w:val="00E07D09"/>
    <w:rsid w:val="00E13BB4"/>
    <w:rsid w:val="00E13C70"/>
    <w:rsid w:val="00E16892"/>
    <w:rsid w:val="00E171CA"/>
    <w:rsid w:val="00E218E1"/>
    <w:rsid w:val="00E23C91"/>
    <w:rsid w:val="00E33CE5"/>
    <w:rsid w:val="00E34C85"/>
    <w:rsid w:val="00E35BA2"/>
    <w:rsid w:val="00E35F88"/>
    <w:rsid w:val="00E42635"/>
    <w:rsid w:val="00E42C1D"/>
    <w:rsid w:val="00E57844"/>
    <w:rsid w:val="00E725F9"/>
    <w:rsid w:val="00E753B1"/>
    <w:rsid w:val="00E84199"/>
    <w:rsid w:val="00E902E6"/>
    <w:rsid w:val="00E92263"/>
    <w:rsid w:val="00E95C42"/>
    <w:rsid w:val="00EA0917"/>
    <w:rsid w:val="00EA2F54"/>
    <w:rsid w:val="00EA4A70"/>
    <w:rsid w:val="00EA73E0"/>
    <w:rsid w:val="00EB1BD6"/>
    <w:rsid w:val="00EB25C8"/>
    <w:rsid w:val="00ED59CE"/>
    <w:rsid w:val="00EE3DEB"/>
    <w:rsid w:val="00EE3E5B"/>
    <w:rsid w:val="00EE7C7C"/>
    <w:rsid w:val="00F00928"/>
    <w:rsid w:val="00F1251B"/>
    <w:rsid w:val="00F13A8D"/>
    <w:rsid w:val="00F152C7"/>
    <w:rsid w:val="00F237E2"/>
    <w:rsid w:val="00F24C6B"/>
    <w:rsid w:val="00F30627"/>
    <w:rsid w:val="00F32319"/>
    <w:rsid w:val="00F359F5"/>
    <w:rsid w:val="00F40B62"/>
    <w:rsid w:val="00F4126B"/>
    <w:rsid w:val="00F46108"/>
    <w:rsid w:val="00F52737"/>
    <w:rsid w:val="00F52F2D"/>
    <w:rsid w:val="00F54308"/>
    <w:rsid w:val="00F55975"/>
    <w:rsid w:val="00F55A3D"/>
    <w:rsid w:val="00F562AF"/>
    <w:rsid w:val="00F60047"/>
    <w:rsid w:val="00F600BF"/>
    <w:rsid w:val="00F60398"/>
    <w:rsid w:val="00F64671"/>
    <w:rsid w:val="00F67D8E"/>
    <w:rsid w:val="00F722D2"/>
    <w:rsid w:val="00F7750D"/>
    <w:rsid w:val="00F841AD"/>
    <w:rsid w:val="00F90676"/>
    <w:rsid w:val="00F91092"/>
    <w:rsid w:val="00F91381"/>
    <w:rsid w:val="00FA536B"/>
    <w:rsid w:val="00FA59A7"/>
    <w:rsid w:val="00FA7EF5"/>
    <w:rsid w:val="00FB1455"/>
    <w:rsid w:val="00FB2CCE"/>
    <w:rsid w:val="00FC192A"/>
    <w:rsid w:val="00FE2299"/>
    <w:rsid w:val="00FE6D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454EB"/>
  <w15:docId w15:val="{0028B7F2-325F-48DF-ADA4-3BCB66352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327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2F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1A8D"/>
    <w:pPr>
      <w:tabs>
        <w:tab w:val="center" w:pos="4513"/>
        <w:tab w:val="right" w:pos="9026"/>
      </w:tabs>
    </w:pPr>
  </w:style>
  <w:style w:type="character" w:customStyle="1" w:styleId="HeaderChar">
    <w:name w:val="Header Char"/>
    <w:basedOn w:val="DefaultParagraphFont"/>
    <w:link w:val="Header"/>
    <w:uiPriority w:val="99"/>
    <w:rsid w:val="009B1A8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B1A8D"/>
    <w:pPr>
      <w:tabs>
        <w:tab w:val="center" w:pos="4513"/>
        <w:tab w:val="right" w:pos="9026"/>
      </w:tabs>
    </w:pPr>
  </w:style>
  <w:style w:type="character" w:customStyle="1" w:styleId="FooterChar">
    <w:name w:val="Footer Char"/>
    <w:basedOn w:val="DefaultParagraphFont"/>
    <w:link w:val="Footer"/>
    <w:uiPriority w:val="99"/>
    <w:rsid w:val="009B1A8D"/>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B1A8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1A8D"/>
    <w:rPr>
      <w:rFonts w:ascii="Segoe UI" w:eastAsia="Times New Roman" w:hAnsi="Segoe UI" w:cs="Segoe UI"/>
      <w:sz w:val="18"/>
      <w:szCs w:val="18"/>
    </w:rPr>
  </w:style>
  <w:style w:type="paragraph" w:styleId="ListParagraph">
    <w:name w:val="List Paragraph"/>
    <w:basedOn w:val="Normal"/>
    <w:uiPriority w:val="34"/>
    <w:qFormat/>
    <w:rsid w:val="00D74453"/>
    <w:pPr>
      <w:ind w:left="720"/>
      <w:contextualSpacing/>
    </w:pPr>
  </w:style>
  <w:style w:type="paragraph" w:styleId="NoSpacing">
    <w:name w:val="No Spacing"/>
    <w:uiPriority w:val="1"/>
    <w:qFormat/>
    <w:rsid w:val="00D3679A"/>
    <w:pPr>
      <w:spacing w:after="0" w:line="240" w:lineRule="auto"/>
    </w:pPr>
    <w:rPr>
      <w:rFonts w:ascii="Times New Roman" w:eastAsia="Times New Roman" w:hAnsi="Times New Roman" w:cs="Times New Roman"/>
      <w:sz w:val="24"/>
      <w:szCs w:val="24"/>
    </w:rPr>
  </w:style>
  <w:style w:type="paragraph" w:styleId="Revision">
    <w:name w:val="Revision"/>
    <w:hidden/>
    <w:uiPriority w:val="99"/>
    <w:semiHidden/>
    <w:rsid w:val="00D37333"/>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FEEBD-A690-4775-B2B9-4C712FB23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11</Pages>
  <Words>3857</Words>
  <Characters>21991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56</cp:revision>
  <cp:lastPrinted>2026-05-20T13:59:00Z</cp:lastPrinted>
  <dcterms:created xsi:type="dcterms:W3CDTF">2026-04-22T03:15:00Z</dcterms:created>
  <dcterms:modified xsi:type="dcterms:W3CDTF">2026-05-20T14:01:00Z</dcterms:modified>
</cp:coreProperties>
</file>